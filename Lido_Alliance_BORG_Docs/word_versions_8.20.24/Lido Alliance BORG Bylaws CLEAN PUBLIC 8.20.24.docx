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A6323" w14:textId="77777777" w:rsidR="00923304" w:rsidRPr="00A10F37" w:rsidRDefault="00923304" w:rsidP="00DE33D2">
      <w:pPr>
        <w:spacing w:before="120" w:after="120" w:line="240" w:lineRule="auto"/>
        <w:jc w:val="center"/>
        <w:rPr>
          <w:rFonts w:ascii="Times New Roman" w:hAnsi="Times New Roman" w:cs="Times New Roman"/>
          <w:b/>
          <w:bCs/>
        </w:rPr>
      </w:pPr>
      <w:r w:rsidRPr="00A10F37">
        <w:rPr>
          <w:rFonts w:ascii="Times New Roman" w:hAnsi="Times New Roman" w:cs="Times New Roman"/>
          <w:b/>
          <w:bCs/>
        </w:rPr>
        <w:t>BYLAWS</w:t>
      </w:r>
    </w:p>
    <w:p w14:paraId="380A2655" w14:textId="2DA778AA" w:rsidR="00923304" w:rsidRPr="00A10F37" w:rsidRDefault="00923304" w:rsidP="00DE33D2">
      <w:pPr>
        <w:spacing w:before="120" w:after="120" w:line="240" w:lineRule="auto"/>
        <w:jc w:val="center"/>
        <w:rPr>
          <w:rFonts w:ascii="Times New Roman" w:hAnsi="Times New Roman" w:cs="Times New Roman"/>
          <w:b/>
          <w:bCs/>
        </w:rPr>
      </w:pPr>
      <w:r w:rsidRPr="00A10F37">
        <w:rPr>
          <w:rFonts w:ascii="Times New Roman" w:hAnsi="Times New Roman" w:cs="Times New Roman"/>
          <w:b/>
          <w:bCs/>
        </w:rPr>
        <w:t xml:space="preserve">OF THE </w:t>
      </w:r>
      <w:r w:rsidR="00163DFF" w:rsidRPr="00A10F37">
        <w:rPr>
          <w:rFonts w:ascii="Times New Roman" w:hAnsi="Times New Roman" w:cs="Times New Roman"/>
          <w:b/>
          <w:bCs/>
          <w:noProof/>
        </w:rPr>
        <w:t>LIDO ALLIANCE</w:t>
      </w:r>
      <w:r w:rsidRPr="00A10F37">
        <w:rPr>
          <w:rFonts w:ascii="Times New Roman" w:hAnsi="Times New Roman" w:cs="Times New Roman"/>
          <w:b/>
          <w:bCs/>
        </w:rPr>
        <w:t xml:space="preserve"> BORG,</w:t>
      </w:r>
    </w:p>
    <w:p w14:paraId="786D64F1" w14:textId="2C68BEE7" w:rsidR="00923304" w:rsidRPr="00A10F37" w:rsidRDefault="00923304" w:rsidP="00DE33D2">
      <w:pPr>
        <w:spacing w:before="120" w:after="120" w:line="240" w:lineRule="auto"/>
        <w:jc w:val="center"/>
        <w:rPr>
          <w:rFonts w:ascii="Times New Roman" w:hAnsi="Times New Roman" w:cs="Times New Roman"/>
        </w:rPr>
      </w:pPr>
      <w:r w:rsidRPr="00A10F37">
        <w:rPr>
          <w:rFonts w:ascii="Times New Roman" w:hAnsi="Times New Roman" w:cs="Times New Roman"/>
        </w:rPr>
        <w:t xml:space="preserve">as adopted on </w:t>
      </w:r>
      <w:r w:rsidR="00163DFF" w:rsidRPr="00A10F37">
        <w:rPr>
          <w:rFonts w:ascii="Times New Roman" w:hAnsi="Times New Roman" w:cs="Times New Roman"/>
          <w:noProof/>
        </w:rPr>
        <w:t>[_____]</w:t>
      </w:r>
    </w:p>
    <w:p w14:paraId="17C65821" w14:textId="77777777" w:rsidR="00923304" w:rsidRPr="00A10F37" w:rsidRDefault="00923304" w:rsidP="00DE33D2">
      <w:pPr>
        <w:spacing w:before="120" w:after="120" w:line="240" w:lineRule="auto"/>
        <w:jc w:val="center"/>
        <w:rPr>
          <w:rFonts w:ascii="Times New Roman" w:hAnsi="Times New Roman" w:cs="Times New Roman"/>
          <w:b/>
          <w:bCs/>
        </w:rPr>
      </w:pPr>
      <w:r w:rsidRPr="00A10F37">
        <w:rPr>
          <w:rFonts w:ascii="Times New Roman" w:hAnsi="Times New Roman" w:cs="Times New Roman"/>
          <w:b/>
          <w:bCs/>
        </w:rPr>
        <w:t>PREAMBLE</w:t>
      </w:r>
    </w:p>
    <w:p w14:paraId="2F2FB717" w14:textId="41DF3299" w:rsidR="00923304" w:rsidRPr="00A10F37" w:rsidRDefault="00923304" w:rsidP="00D162BB">
      <w:pPr>
        <w:pStyle w:val="ListParagraph"/>
        <w:numPr>
          <w:ilvl w:val="0"/>
          <w:numId w:val="29"/>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These bylaws (“</w:t>
      </w:r>
      <w:r w:rsidRPr="00A10F37">
        <w:rPr>
          <w:rFonts w:ascii="Times New Roman" w:hAnsi="Times New Roman" w:cs="Times New Roman"/>
          <w:b/>
          <w:bCs/>
          <w:i/>
          <w:iCs/>
        </w:rPr>
        <w:t>Bylaws</w:t>
      </w:r>
      <w:r w:rsidRPr="00A10F37">
        <w:rPr>
          <w:rFonts w:ascii="Times New Roman" w:hAnsi="Times New Roman" w:cs="Times New Roman"/>
        </w:rPr>
        <w:t xml:space="preserve">”) constitute the official bylaws of </w:t>
      </w:r>
      <w:r w:rsidR="00163DFF" w:rsidRPr="00A10F37">
        <w:rPr>
          <w:rFonts w:ascii="Times New Roman" w:hAnsi="Times New Roman" w:cs="Times New Roman"/>
          <w:noProof/>
        </w:rPr>
        <w:t>LIDO ALLIANCE</w:t>
      </w:r>
      <w:r w:rsidRPr="00A10F37">
        <w:rPr>
          <w:rFonts w:ascii="Times New Roman" w:hAnsi="Times New Roman" w:cs="Times New Roman"/>
        </w:rPr>
        <w:t xml:space="preserve"> BORG (the “</w:t>
      </w:r>
      <w:r w:rsidRPr="00A10F37">
        <w:rPr>
          <w:rFonts w:ascii="Times New Roman" w:hAnsi="Times New Roman" w:cs="Times New Roman"/>
          <w:b/>
          <w:bCs/>
          <w:i/>
          <w:iCs/>
        </w:rPr>
        <w:t>BORG</w:t>
      </w:r>
      <w:r w:rsidRPr="00A10F37">
        <w:rPr>
          <w:rFonts w:ascii="Times New Roman" w:hAnsi="Times New Roman" w:cs="Times New Roman"/>
        </w:rPr>
        <w:t xml:space="preserve">”), </w:t>
      </w:r>
      <w:r w:rsidR="00603490" w:rsidRPr="000B464A">
        <w:rPr>
          <w:rFonts w:ascii="Times New Roman" w:hAnsi="Times New Roman" w:cs="Times New Roman"/>
          <w:color w:val="000000" w:themeColor="text1"/>
        </w:rPr>
        <w:t xml:space="preserve">an exempted limited guarantee </w:t>
      </w:r>
      <w:r w:rsidR="00603490" w:rsidRPr="00D818C6">
        <w:rPr>
          <w:rFonts w:ascii="Times New Roman" w:hAnsi="Times New Roman"/>
          <w:color w:val="000000" w:themeColor="text1"/>
        </w:rPr>
        <w:t>foundation company</w:t>
      </w:r>
      <w:r w:rsidR="00603490" w:rsidRPr="000B464A">
        <w:rPr>
          <w:rFonts w:ascii="Times New Roman" w:hAnsi="Times New Roman" w:cs="Times New Roman"/>
          <w:color w:val="000000" w:themeColor="text1"/>
        </w:rPr>
        <w:t xml:space="preserve"> incorporated in the Cayman Islands with registration number [ ]</w:t>
      </w:r>
      <w:r w:rsidR="00603490">
        <w:rPr>
          <w:rFonts w:ascii="Times New Roman" w:hAnsi="Times New Roman" w:cs="Times New Roman"/>
          <w:color w:val="000000" w:themeColor="text1"/>
        </w:rPr>
        <w:t xml:space="preserve"> </w:t>
      </w:r>
      <w:r w:rsidRPr="00A10F37">
        <w:rPr>
          <w:rFonts w:ascii="Times New Roman" w:hAnsi="Times New Roman" w:cs="Times New Roman"/>
        </w:rPr>
        <w:t xml:space="preserve">duly adopted by </w:t>
      </w:r>
      <w:r w:rsidR="00E30ECB" w:rsidRPr="00A10F37">
        <w:rPr>
          <w:rFonts w:ascii="Times New Roman" w:hAnsi="Times New Roman" w:cs="Times New Roman"/>
        </w:rPr>
        <w:t>the board of directors of the BORG (the “</w:t>
      </w:r>
      <w:r w:rsidR="00E30ECB" w:rsidRPr="00A10F37">
        <w:rPr>
          <w:rFonts w:ascii="Times New Roman" w:hAnsi="Times New Roman" w:cs="Times New Roman"/>
          <w:b/>
          <w:bCs/>
          <w:i/>
          <w:iCs/>
        </w:rPr>
        <w:t>Board</w:t>
      </w:r>
      <w:r w:rsidR="00E30ECB" w:rsidRPr="00A10F37">
        <w:rPr>
          <w:rFonts w:ascii="Times New Roman" w:hAnsi="Times New Roman" w:cs="Times New Roman"/>
        </w:rPr>
        <w:t>”)</w:t>
      </w:r>
      <w:r w:rsidRPr="00A10F37">
        <w:rPr>
          <w:rFonts w:ascii="Times New Roman" w:hAnsi="Times New Roman" w:cs="Times New Roman"/>
        </w:rPr>
        <w:t xml:space="preserve"> on </w:t>
      </w:r>
      <w:r w:rsidR="008762E9" w:rsidRPr="00A10F37">
        <w:rPr>
          <w:rFonts w:ascii="Times New Roman" w:hAnsi="Times New Roman" w:cs="Times New Roman"/>
        </w:rPr>
        <w:t>the date set forth above</w:t>
      </w:r>
      <w:r w:rsidRPr="00A10F37">
        <w:rPr>
          <w:rFonts w:ascii="Times New Roman" w:hAnsi="Times New Roman" w:cs="Times New Roman"/>
        </w:rPr>
        <w:t xml:space="preserve">. </w:t>
      </w:r>
    </w:p>
    <w:p w14:paraId="46701E10" w14:textId="4439FC83" w:rsidR="006A72FF" w:rsidRPr="00A10F37" w:rsidRDefault="00923304" w:rsidP="006A72FF">
      <w:pPr>
        <w:pStyle w:val="ListParagraph"/>
        <w:numPr>
          <w:ilvl w:val="0"/>
          <w:numId w:val="29"/>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These Bylaws are intended to be a legal agreement &amp; contract binding upon the Directors</w:t>
      </w:r>
      <w:r w:rsidR="00724B2B" w:rsidRPr="00A10F37">
        <w:rPr>
          <w:rFonts w:ascii="Times New Roman" w:hAnsi="Times New Roman" w:cs="Times New Roman"/>
        </w:rPr>
        <w:t>,</w:t>
      </w:r>
      <w:r w:rsidR="00037139"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w:t>
      </w:r>
      <w:r w:rsidR="009E213A" w:rsidRPr="00A10F37">
        <w:rPr>
          <w:rFonts w:ascii="Times New Roman" w:hAnsi="Times New Roman" w:cs="Times New Roman"/>
        </w:rPr>
        <w:t>Supervisors</w:t>
      </w:r>
      <w:r w:rsidR="00724B2B" w:rsidRPr="00A10F37">
        <w:rPr>
          <w:rFonts w:ascii="Times New Roman" w:hAnsi="Times New Roman" w:cs="Times New Roman"/>
        </w:rPr>
        <w:t xml:space="preserve">, </w:t>
      </w:r>
      <w:r w:rsidRPr="00A10F37">
        <w:rPr>
          <w:rFonts w:ascii="Times New Roman" w:hAnsi="Times New Roman" w:cs="Times New Roman"/>
        </w:rPr>
        <w:t>Emergency Supervisors</w:t>
      </w:r>
      <w:r w:rsidR="00724B2B" w:rsidRPr="00A10F37">
        <w:rPr>
          <w:rFonts w:ascii="Times New Roman" w:hAnsi="Times New Roman" w:cs="Times New Roman"/>
        </w:rPr>
        <w:t xml:space="preserve">, </w:t>
      </w:r>
      <w:r w:rsidRPr="00A10F37">
        <w:rPr>
          <w:rFonts w:ascii="Times New Roman" w:hAnsi="Times New Roman" w:cs="Times New Roman"/>
        </w:rPr>
        <w:t>and other BORG Personnel</w:t>
      </w:r>
      <w:r w:rsidR="00D867DC" w:rsidRPr="00A10F37">
        <w:rPr>
          <w:rFonts w:ascii="Times New Roman" w:hAnsi="Times New Roman" w:cs="Times New Roman"/>
        </w:rPr>
        <w:t>,</w:t>
      </w:r>
      <w:r w:rsidRPr="00A10F37">
        <w:rPr>
          <w:rFonts w:ascii="Times New Roman" w:hAnsi="Times New Roman" w:cs="Times New Roman"/>
        </w:rPr>
        <w:t xml:space="preserve"> enforceable in accordance with their terms under the laws of</w:t>
      </w:r>
      <w:r w:rsidR="00C70C2D" w:rsidRPr="00A10F37">
        <w:rPr>
          <w:rFonts w:ascii="Times New Roman" w:hAnsi="Times New Roman" w:cs="Times New Roman"/>
        </w:rPr>
        <w:t xml:space="preserve"> </w:t>
      </w:r>
      <w:r w:rsidR="00163DFF" w:rsidRPr="00A10F37">
        <w:rPr>
          <w:rFonts w:ascii="Times New Roman" w:hAnsi="Times New Roman" w:cs="Times New Roman"/>
          <w:noProof/>
        </w:rPr>
        <w:t>Cayman Islands</w:t>
      </w:r>
      <w:r w:rsidR="00C70C2D" w:rsidRPr="00A10F37">
        <w:rPr>
          <w:rFonts w:ascii="Times New Roman" w:hAnsi="Times New Roman" w:cs="Times New Roman"/>
        </w:rPr>
        <w:t xml:space="preserve">. </w:t>
      </w:r>
      <w:r w:rsidR="0014084B" w:rsidRPr="00A10F37">
        <w:rPr>
          <w:rFonts w:ascii="Times New Roman" w:hAnsi="Times New Roman" w:cs="Times New Roman"/>
        </w:rPr>
        <w:t>The Board shall require, as a condition precedent to engagement of any BORG Personnel, such BORG Personnel to execute and deliver to the BORG a</w:t>
      </w:r>
      <w:r w:rsidR="00603490">
        <w:rPr>
          <w:rFonts w:ascii="Times New Roman" w:hAnsi="Times New Roman" w:cs="Times New Roman"/>
        </w:rPr>
        <w:t xml:space="preserve"> Multisignature Participation Agreement (as defined below)</w:t>
      </w:r>
      <w:r w:rsidRPr="00A10F37">
        <w:rPr>
          <w:rFonts w:ascii="Times New Roman" w:hAnsi="Times New Roman" w:cs="Times New Roman"/>
        </w:rPr>
        <w:t xml:space="preserve">. </w:t>
      </w:r>
    </w:p>
    <w:p w14:paraId="2A5280EA" w14:textId="0DF68C46" w:rsidR="00923304" w:rsidRPr="00A10F37" w:rsidRDefault="00923304" w:rsidP="006A72FF">
      <w:pPr>
        <w:pStyle w:val="ListParagraph"/>
        <w:numPr>
          <w:ilvl w:val="0"/>
          <w:numId w:val="29"/>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Certain capitalized terms used in these Bylaws are defined on </w:t>
      </w:r>
      <w:r w:rsidRPr="00A10F37">
        <w:rPr>
          <w:rFonts w:ascii="Times New Roman" w:hAnsi="Times New Roman" w:cs="Times New Roman"/>
          <w:u w:val="single"/>
        </w:rPr>
        <w:t>Exhibit A</w:t>
      </w:r>
      <w:r w:rsidRPr="00A10F37">
        <w:rPr>
          <w:rFonts w:ascii="Times New Roman" w:hAnsi="Times New Roman" w:cs="Times New Roman"/>
        </w:rPr>
        <w:t>.</w:t>
      </w:r>
    </w:p>
    <w:p w14:paraId="2C9C5A6A" w14:textId="600A91AC" w:rsidR="00896674" w:rsidRPr="00A10F37" w:rsidRDefault="00896674" w:rsidP="00DE33D2">
      <w:pPr>
        <w:spacing w:before="120" w:after="120" w:line="240" w:lineRule="auto"/>
        <w:jc w:val="center"/>
        <w:rPr>
          <w:rFonts w:ascii="Times New Roman" w:hAnsi="Times New Roman" w:cs="Times New Roman"/>
          <w:b/>
          <w:bCs/>
        </w:rPr>
      </w:pPr>
      <w:r w:rsidRPr="00A10F37">
        <w:rPr>
          <w:rFonts w:ascii="Times New Roman" w:hAnsi="Times New Roman" w:cs="Times New Roman"/>
          <w:b/>
          <w:bCs/>
        </w:rPr>
        <w:t>ARTICLE</w:t>
      </w:r>
      <w:r w:rsidR="005E6380" w:rsidRPr="00A10F37">
        <w:rPr>
          <w:rFonts w:ascii="Times New Roman" w:hAnsi="Times New Roman" w:cs="Times New Roman"/>
          <w:b/>
          <w:bCs/>
        </w:rPr>
        <w:t>S</w:t>
      </w:r>
    </w:p>
    <w:p w14:paraId="35C9CE71" w14:textId="77777777" w:rsidR="009E2F27" w:rsidRPr="00A10F37" w:rsidRDefault="00923304" w:rsidP="00D162BB">
      <w:pPr>
        <w:pStyle w:val="ListParagraph"/>
        <w:numPr>
          <w:ilvl w:val="0"/>
          <w:numId w:val="2"/>
        </w:numPr>
        <w:spacing w:before="120" w:after="120" w:line="240" w:lineRule="auto"/>
        <w:contextualSpacing w:val="0"/>
        <w:jc w:val="both"/>
        <w:rPr>
          <w:rFonts w:ascii="Times New Roman" w:hAnsi="Times New Roman" w:cs="Times New Roman"/>
          <w:b/>
          <w:bCs/>
        </w:rPr>
      </w:pPr>
      <w:r w:rsidRPr="00A10F37">
        <w:rPr>
          <w:rFonts w:ascii="Times New Roman" w:hAnsi="Times New Roman" w:cs="Times New Roman"/>
          <w:b/>
          <w:bCs/>
        </w:rPr>
        <w:t>BORG OVERVIEW</w:t>
      </w:r>
    </w:p>
    <w:p w14:paraId="7A93822C" w14:textId="10EE0248" w:rsidR="00923304"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b/>
          <w:bCs/>
          <w:i/>
          <w:iCs/>
        </w:rPr>
      </w:pPr>
      <w:bookmarkStart w:id="0" w:name="_Ref169952734"/>
      <w:r w:rsidRPr="00A10F37">
        <w:rPr>
          <w:rFonts w:ascii="Times New Roman" w:hAnsi="Times New Roman" w:cs="Times New Roman"/>
          <w:b/>
          <w:bCs/>
          <w:i/>
          <w:iCs/>
        </w:rPr>
        <w:t>General Nature as a BORG; Use of Mandatory Autonomous Systems</w:t>
      </w:r>
      <w:bookmarkEnd w:id="0"/>
    </w:p>
    <w:p w14:paraId="7BE0D4F1" w14:textId="2E5F9E90" w:rsidR="00923304" w:rsidRPr="00A10F37" w:rsidRDefault="00923304" w:rsidP="00D162BB">
      <w:pPr>
        <w:spacing w:before="120" w:after="120" w:line="240" w:lineRule="auto"/>
        <w:ind w:left="540"/>
        <w:jc w:val="both"/>
        <w:rPr>
          <w:rFonts w:ascii="Times New Roman" w:hAnsi="Times New Roman" w:cs="Times New Roman"/>
        </w:rPr>
      </w:pPr>
      <w:r w:rsidRPr="00A10F37">
        <w:rPr>
          <w:rFonts w:ascii="Times New Roman" w:hAnsi="Times New Roman" w:cs="Times New Roman"/>
        </w:rPr>
        <w:t xml:space="preserve">The BORG is intended to be considered a “cybernetic organization”—an entity contractually mandating the use of certain autonomous technology systems (including certain </w:t>
      </w:r>
      <w:r w:rsidR="00A9686D" w:rsidRPr="00A10F37">
        <w:rPr>
          <w:rFonts w:ascii="Times New Roman" w:hAnsi="Times New Roman" w:cs="Times New Roman"/>
        </w:rPr>
        <w:t>Multisig</w:t>
      </w:r>
      <w:r w:rsidRPr="00A10F37">
        <w:rPr>
          <w:rFonts w:ascii="Times New Roman" w:hAnsi="Times New Roman" w:cs="Times New Roman"/>
        </w:rPr>
        <w:t>s) for the holding or management of certain of the BORG’s assets or the conduct of certain of the BORG’s operation and governance, as further prescribed in these Bylaws or other documents or agreements referred to in these Bylaws (</w:t>
      </w:r>
      <w:r w:rsidR="00C27D95" w:rsidRPr="00A10F37">
        <w:rPr>
          <w:rFonts w:ascii="Times New Roman" w:hAnsi="Times New Roman" w:cs="Times New Roman"/>
        </w:rPr>
        <w:t xml:space="preserve">such systems, </w:t>
      </w:r>
      <w:r w:rsidRPr="00A10F37">
        <w:rPr>
          <w:rFonts w:ascii="Times New Roman" w:hAnsi="Times New Roman" w:cs="Times New Roman"/>
        </w:rPr>
        <w:t>the “</w:t>
      </w:r>
      <w:r w:rsidRPr="00A10F37">
        <w:rPr>
          <w:rFonts w:ascii="Times New Roman" w:hAnsi="Times New Roman" w:cs="Times New Roman"/>
          <w:b/>
          <w:bCs/>
          <w:i/>
          <w:iCs/>
        </w:rPr>
        <w:t>Mandatory Autonomous Systems</w:t>
      </w:r>
      <w:r w:rsidRPr="00A10F37">
        <w:rPr>
          <w:rFonts w:ascii="Times New Roman" w:hAnsi="Times New Roman" w:cs="Times New Roman"/>
        </w:rPr>
        <w:t xml:space="preserve">”). </w:t>
      </w:r>
      <w:r w:rsidR="00E30ECB" w:rsidRPr="00A10F37">
        <w:rPr>
          <w:rFonts w:ascii="Times New Roman" w:hAnsi="Times New Roman" w:cs="Times New Roman"/>
        </w:rPr>
        <w:t xml:space="preserve">A list of the Mandatory Autonomous Systems, and the functions the BORG is mandated to perform by means of the Mandatory Autonomous Systems, is set forth on </w:t>
      </w:r>
      <w:r w:rsidR="00E30ECB" w:rsidRPr="00A10F37">
        <w:rPr>
          <w:rFonts w:ascii="Times New Roman" w:hAnsi="Times New Roman" w:cs="Times New Roman"/>
          <w:u w:val="single"/>
        </w:rPr>
        <w:t xml:space="preserve">Schedule </w:t>
      </w:r>
      <w:r w:rsidR="00BC7BC4" w:rsidRPr="00A10F37">
        <w:rPr>
          <w:rFonts w:ascii="Times New Roman" w:hAnsi="Times New Roman" w:cs="Times New Roman"/>
          <w:u w:val="single"/>
        </w:rPr>
        <w:fldChar w:fldCharType="begin"/>
      </w:r>
      <w:r w:rsidR="00BC7BC4" w:rsidRPr="00A10F37">
        <w:rPr>
          <w:rFonts w:ascii="Times New Roman" w:hAnsi="Times New Roman" w:cs="Times New Roman"/>
          <w:u w:val="single"/>
        </w:rPr>
        <w:instrText xml:space="preserve"> REF _Ref169952734 \w \h </w:instrText>
      </w:r>
      <w:r w:rsidR="00D162BB" w:rsidRPr="00A10F37">
        <w:rPr>
          <w:rFonts w:ascii="Times New Roman" w:hAnsi="Times New Roman" w:cs="Times New Roman"/>
          <w:u w:val="single"/>
        </w:rPr>
        <w:instrText xml:space="preserve"> \* MERGEFORMAT </w:instrText>
      </w:r>
      <w:r w:rsidR="00BC7BC4" w:rsidRPr="00A10F37">
        <w:rPr>
          <w:rFonts w:ascii="Times New Roman" w:hAnsi="Times New Roman" w:cs="Times New Roman"/>
          <w:u w:val="single"/>
        </w:rPr>
      </w:r>
      <w:r w:rsidR="00BC7BC4" w:rsidRPr="00A10F37">
        <w:rPr>
          <w:rFonts w:ascii="Times New Roman" w:hAnsi="Times New Roman" w:cs="Times New Roman"/>
          <w:u w:val="single"/>
        </w:rPr>
        <w:fldChar w:fldCharType="separate"/>
      </w:r>
      <w:r w:rsidR="00A01070">
        <w:rPr>
          <w:rFonts w:ascii="Times New Roman" w:hAnsi="Times New Roman" w:cs="Times New Roman"/>
          <w:u w:val="single"/>
        </w:rPr>
        <w:t>1.1</w:t>
      </w:r>
      <w:r w:rsidR="00BC7BC4" w:rsidRPr="00A10F37">
        <w:rPr>
          <w:rFonts w:ascii="Times New Roman" w:hAnsi="Times New Roman" w:cs="Times New Roman"/>
          <w:u w:val="single"/>
        </w:rPr>
        <w:fldChar w:fldCharType="end"/>
      </w:r>
      <w:r w:rsidR="00E30ECB" w:rsidRPr="00A10F37">
        <w:rPr>
          <w:rFonts w:ascii="Times New Roman" w:hAnsi="Times New Roman" w:cs="Times New Roman"/>
        </w:rPr>
        <w:t>.</w:t>
      </w:r>
    </w:p>
    <w:p w14:paraId="3103135E" w14:textId="39480139" w:rsidR="00866EB7"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b/>
          <w:bCs/>
          <w:i/>
          <w:iCs/>
        </w:rPr>
      </w:pPr>
      <w:bookmarkStart w:id="1" w:name="_Ref169950523"/>
      <w:r w:rsidRPr="00A10F37">
        <w:rPr>
          <w:rFonts w:ascii="Times New Roman" w:hAnsi="Times New Roman" w:cs="Times New Roman"/>
          <w:b/>
          <w:bCs/>
          <w:i/>
          <w:iCs/>
        </w:rPr>
        <w:t>Permitted Purposes</w:t>
      </w:r>
      <w:bookmarkEnd w:id="1"/>
    </w:p>
    <w:p w14:paraId="4B645848" w14:textId="77777777" w:rsidR="000E6ECD" w:rsidRPr="00A10F37" w:rsidRDefault="00BB7D80" w:rsidP="00D162BB">
      <w:pPr>
        <w:spacing w:before="120" w:after="120"/>
        <w:ind w:left="540"/>
        <w:jc w:val="both"/>
        <w:rPr>
          <w:rFonts w:ascii="Times New Roman" w:hAnsi="Times New Roman" w:cs="Times New Roman"/>
        </w:rPr>
      </w:pPr>
      <w:r w:rsidRPr="00A10F37">
        <w:rPr>
          <w:rFonts w:ascii="Times New Roman" w:hAnsi="Times New Roman" w:cs="Times New Roman"/>
        </w:rPr>
        <w:t>The permitted purposes of the BORG (the “</w:t>
      </w:r>
      <w:r w:rsidRPr="00A10F37">
        <w:rPr>
          <w:rFonts w:ascii="Times New Roman" w:hAnsi="Times New Roman" w:cs="Times New Roman"/>
          <w:b/>
          <w:bCs/>
          <w:i/>
          <w:iCs/>
        </w:rPr>
        <w:t>Purposes</w:t>
      </w:r>
      <w:r w:rsidRPr="00A10F37">
        <w:rPr>
          <w:rFonts w:ascii="Times New Roman" w:hAnsi="Times New Roman" w:cs="Times New Roman"/>
        </w:rPr>
        <w:t>”) are:</w:t>
      </w:r>
      <w:r w:rsidR="009B1911" w:rsidRPr="00A10F37">
        <w:rPr>
          <w:rFonts w:ascii="Times New Roman" w:hAnsi="Times New Roman" w:cs="Times New Roman"/>
        </w:rPr>
        <w:t xml:space="preserve"> </w:t>
      </w:r>
    </w:p>
    <w:p w14:paraId="6C68E001" w14:textId="758D8EBE" w:rsidR="000E6ECD" w:rsidRPr="00A10F37" w:rsidRDefault="000E6ECD"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bookmarkStart w:id="2" w:name="_Ref169950593"/>
      <w:r w:rsidRPr="00A10F37">
        <w:rPr>
          <w:rFonts w:ascii="Times New Roman" w:hAnsi="Times New Roman" w:cs="Times New Roman"/>
        </w:rPr>
        <w:t xml:space="preserve">the purposes set forth on </w:t>
      </w:r>
      <w:r w:rsidRPr="00A10F37">
        <w:rPr>
          <w:rFonts w:ascii="Times New Roman" w:hAnsi="Times New Roman" w:cs="Times New Roman"/>
          <w:u w:val="single"/>
        </w:rPr>
        <w:t xml:space="preserve">Schedule </w:t>
      </w:r>
      <w:r w:rsidRPr="00A10F37">
        <w:rPr>
          <w:rFonts w:ascii="Times New Roman" w:hAnsi="Times New Roman" w:cs="Times New Roman"/>
          <w:u w:val="single"/>
        </w:rPr>
        <w:fldChar w:fldCharType="begin"/>
      </w:r>
      <w:r w:rsidRPr="00A10F37">
        <w:rPr>
          <w:rFonts w:ascii="Times New Roman" w:hAnsi="Times New Roman" w:cs="Times New Roman"/>
          <w:u w:val="single"/>
        </w:rPr>
        <w:instrText xml:space="preserve"> REF _Ref169950593 \w \h </w:instrText>
      </w:r>
      <w:r w:rsidR="0048440C" w:rsidRPr="00A10F37">
        <w:rPr>
          <w:rFonts w:ascii="Times New Roman" w:hAnsi="Times New Roman" w:cs="Times New Roman"/>
          <w:u w:val="single"/>
        </w:rPr>
        <w:instrText xml:space="preserve"> \* MERGEFORMAT </w:instrText>
      </w:r>
      <w:r w:rsidRPr="00A10F37">
        <w:rPr>
          <w:rFonts w:ascii="Times New Roman" w:hAnsi="Times New Roman" w:cs="Times New Roman"/>
          <w:u w:val="single"/>
        </w:rPr>
      </w:r>
      <w:r w:rsidRPr="00A10F37">
        <w:rPr>
          <w:rFonts w:ascii="Times New Roman" w:hAnsi="Times New Roman" w:cs="Times New Roman"/>
          <w:u w:val="single"/>
        </w:rPr>
        <w:fldChar w:fldCharType="separate"/>
      </w:r>
      <w:r w:rsidR="00A01070">
        <w:rPr>
          <w:rFonts w:ascii="Times New Roman" w:hAnsi="Times New Roman" w:cs="Times New Roman"/>
          <w:u w:val="single"/>
        </w:rPr>
        <w:t>1.2.1</w:t>
      </w:r>
      <w:r w:rsidRPr="00A10F37">
        <w:rPr>
          <w:rFonts w:ascii="Times New Roman" w:hAnsi="Times New Roman" w:cs="Times New Roman"/>
          <w:u w:val="single"/>
        </w:rPr>
        <w:fldChar w:fldCharType="end"/>
      </w:r>
      <w:r w:rsidRPr="00A10F37">
        <w:rPr>
          <w:rFonts w:ascii="Times New Roman" w:hAnsi="Times New Roman" w:cs="Times New Roman"/>
        </w:rPr>
        <w:t>;</w:t>
      </w:r>
      <w:bookmarkEnd w:id="2"/>
    </w:p>
    <w:p w14:paraId="2FED53CA" w14:textId="1293CF75" w:rsidR="00724B2B" w:rsidRPr="00A10F37" w:rsidRDefault="00724B2B" w:rsidP="00B51428">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to create, maintain, control, and secure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00B51428" w:rsidRPr="00A10F37">
        <w:rPr>
          <w:rFonts w:ascii="Times New Roman" w:hAnsi="Times New Roman" w:cs="Times New Roman"/>
        </w:rPr>
        <w:t>s, and</w:t>
      </w:r>
      <w:r w:rsidRPr="00A10F37">
        <w:rPr>
          <w:rFonts w:ascii="Times New Roman" w:hAnsi="Times New Roman" w:cs="Times New Roman"/>
        </w:rPr>
        <w:t xml:space="preserve"> use the </w:t>
      </w:r>
      <w:r w:rsidR="00163DFF" w:rsidRPr="00A10F37">
        <w:rPr>
          <w:rFonts w:ascii="Times New Roman" w:hAnsi="Times New Roman" w:cs="Times New Roman"/>
          <w:noProof/>
        </w:rPr>
        <w:t>Alliance</w:t>
      </w:r>
      <w:r w:rsidR="00550206"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s solely for the purposes set forth </w:t>
      </w:r>
      <w:r w:rsidR="00C24B74" w:rsidRPr="00A10F37">
        <w:rPr>
          <w:rFonts w:ascii="Times New Roman" w:hAnsi="Times New Roman" w:cs="Times New Roman"/>
        </w:rPr>
        <w:t xml:space="preserve">in </w:t>
      </w:r>
      <w:r w:rsidR="00B51428" w:rsidRPr="00A10F37">
        <w:rPr>
          <w:rFonts w:ascii="Times New Roman" w:hAnsi="Times New Roman" w:cs="Times New Roman"/>
        </w:rPr>
        <w:t xml:space="preserve">in </w:t>
      </w:r>
      <w:r w:rsidR="006F417B" w:rsidRPr="00A10F37">
        <w:rPr>
          <w:rFonts w:ascii="Times New Roman" w:hAnsi="Times New Roman" w:cs="Times New Roman"/>
          <w:u w:val="single"/>
        </w:rPr>
        <w:t xml:space="preserve">Article </w:t>
      </w:r>
      <w:r w:rsidR="00B51428" w:rsidRPr="00A10F37">
        <w:rPr>
          <w:rFonts w:ascii="Times New Roman" w:hAnsi="Times New Roman" w:cs="Times New Roman"/>
          <w:u w:val="single"/>
        </w:rPr>
        <w:fldChar w:fldCharType="begin"/>
      </w:r>
      <w:r w:rsidR="00B51428" w:rsidRPr="00A10F37">
        <w:rPr>
          <w:rFonts w:ascii="Times New Roman" w:hAnsi="Times New Roman" w:cs="Times New Roman"/>
          <w:u w:val="single"/>
        </w:rPr>
        <w:instrText xml:space="preserve"> REF _Ref169950593 \w \h </w:instrText>
      </w:r>
      <w:r w:rsidR="00B51428" w:rsidRPr="00A10F37">
        <w:rPr>
          <w:rFonts w:ascii="Times New Roman" w:hAnsi="Times New Roman" w:cs="Times New Roman"/>
          <w:u w:val="single"/>
        </w:rPr>
      </w:r>
      <w:r w:rsidR="00B51428" w:rsidRPr="00A10F37">
        <w:rPr>
          <w:rFonts w:ascii="Times New Roman" w:hAnsi="Times New Roman" w:cs="Times New Roman"/>
          <w:u w:val="single"/>
        </w:rPr>
        <w:fldChar w:fldCharType="separate"/>
      </w:r>
      <w:r w:rsidR="00A01070">
        <w:rPr>
          <w:rFonts w:ascii="Times New Roman" w:hAnsi="Times New Roman" w:cs="Times New Roman"/>
          <w:u w:val="single"/>
        </w:rPr>
        <w:t>1.2.1</w:t>
      </w:r>
      <w:r w:rsidR="00B51428" w:rsidRPr="00A10F37">
        <w:rPr>
          <w:rFonts w:ascii="Times New Roman" w:hAnsi="Times New Roman" w:cs="Times New Roman"/>
          <w:u w:val="single"/>
        </w:rPr>
        <w:fldChar w:fldCharType="end"/>
      </w:r>
      <w:r w:rsidRPr="00A10F37">
        <w:rPr>
          <w:rFonts w:ascii="Times New Roman" w:hAnsi="Times New Roman" w:cs="Times New Roman"/>
        </w:rPr>
        <w:t xml:space="preserve"> (such uses, the “</w:t>
      </w:r>
      <w:r w:rsidRPr="00A10F37">
        <w:rPr>
          <w:rFonts w:ascii="Times New Roman" w:hAnsi="Times New Roman" w:cs="Times New Roman"/>
          <w:b/>
          <w:bCs/>
          <w:i/>
          <w:iCs/>
        </w:rPr>
        <w:t>Authorized Uses</w:t>
      </w:r>
      <w:r w:rsidRPr="00A10F37">
        <w:rPr>
          <w:rFonts w:ascii="Times New Roman" w:hAnsi="Times New Roman" w:cs="Times New Roman"/>
        </w:rPr>
        <w:t>”);</w:t>
      </w:r>
    </w:p>
    <w:p w14:paraId="7DAA06FB" w14:textId="1C82A651" w:rsidR="00724B2B" w:rsidRPr="00A10F37" w:rsidRDefault="00724B2B"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to hold and use any Blockchain Tokens lawfully owned </w:t>
      </w:r>
      <w:r w:rsidR="00B51428" w:rsidRPr="00A10F37">
        <w:rPr>
          <w:rFonts w:ascii="Times New Roman" w:hAnsi="Times New Roman" w:cs="Times New Roman"/>
        </w:rPr>
        <w:t xml:space="preserve">or held </w:t>
      </w:r>
      <w:r w:rsidRPr="00A10F37">
        <w:rPr>
          <w:rFonts w:ascii="Times New Roman" w:hAnsi="Times New Roman" w:cs="Times New Roman"/>
        </w:rPr>
        <w:t>by the BORG in support of the Authorized Uses; and</w:t>
      </w:r>
    </w:p>
    <w:p w14:paraId="7EDABBCC" w14:textId="77777777" w:rsidR="00724B2B" w:rsidRPr="00A10F37" w:rsidRDefault="00724B2B"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to do all such other things as are or may be incidental or conducive to the above purposes or any of them.</w:t>
      </w:r>
    </w:p>
    <w:p w14:paraId="2863819D" w14:textId="0A506A5C" w:rsidR="00724B2B" w:rsidRPr="00A10F37" w:rsidRDefault="00724B2B" w:rsidP="00D162BB">
      <w:pPr>
        <w:spacing w:before="120" w:after="120"/>
        <w:ind w:left="540"/>
        <w:jc w:val="both"/>
        <w:rPr>
          <w:rFonts w:ascii="Times New Roman" w:hAnsi="Times New Roman" w:cs="Times New Roman"/>
        </w:rPr>
      </w:pPr>
      <w:r w:rsidRPr="00A10F37">
        <w:rPr>
          <w:rFonts w:ascii="Times New Roman" w:hAnsi="Times New Roman" w:cs="Times New Roman"/>
        </w:rPr>
        <w:t xml:space="preserve">All conduct of the BORG, and all conduct of the BORG Personnel undertaken for the benefit or on behalf of, at the direction of, or using the resources of, the BORG, </w:t>
      </w:r>
      <w:r w:rsidR="00575DCE" w:rsidRPr="00A10F37">
        <w:rPr>
          <w:rFonts w:ascii="Times New Roman" w:hAnsi="Times New Roman" w:cs="Times New Roman"/>
        </w:rPr>
        <w:t xml:space="preserve">or otherwise pursuant to these Bylaws or other agreements of the BORG, </w:t>
      </w:r>
      <w:r w:rsidRPr="00A10F37">
        <w:rPr>
          <w:rFonts w:ascii="Times New Roman" w:hAnsi="Times New Roman" w:cs="Times New Roman"/>
        </w:rPr>
        <w:t xml:space="preserve">shall be done solely pursuant to the Purposes. In </w:t>
      </w:r>
      <w:r w:rsidR="004867F1" w:rsidRPr="00A10F37">
        <w:rPr>
          <w:rFonts w:ascii="Times New Roman" w:hAnsi="Times New Roman" w:cs="Times New Roman"/>
        </w:rPr>
        <w:t>all such conduct</w:t>
      </w:r>
      <w:r w:rsidRPr="00A10F37">
        <w:rPr>
          <w:rFonts w:ascii="Times New Roman" w:hAnsi="Times New Roman" w:cs="Times New Roman"/>
        </w:rPr>
        <w:t>, the BORG Personnel shall set aside their direct and indirect personal interests, and shall solely act in furtherance of the Purposes</w:t>
      </w:r>
      <w:r w:rsidR="00A1064C" w:rsidRPr="00A10F37">
        <w:rPr>
          <w:rFonts w:ascii="Times New Roman" w:hAnsi="Times New Roman" w:cs="Times New Roman"/>
        </w:rPr>
        <w:t>, in accordance with the Principles</w:t>
      </w:r>
      <w:r w:rsidRPr="00A10F37">
        <w:rPr>
          <w:rFonts w:ascii="Times New Roman" w:hAnsi="Times New Roman" w:cs="Times New Roman"/>
        </w:rPr>
        <w:t>.</w:t>
      </w:r>
    </w:p>
    <w:p w14:paraId="6C2A5688" w14:textId="4DABE1AE" w:rsidR="00923304"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rPr>
      </w:pPr>
      <w:r w:rsidRPr="00A10F37">
        <w:rPr>
          <w:rFonts w:ascii="Times New Roman" w:hAnsi="Times New Roman" w:cs="Times New Roman"/>
          <w:b/>
          <w:bCs/>
          <w:i/>
          <w:iCs/>
        </w:rPr>
        <w:t>BORG Relationship to Community</w:t>
      </w:r>
    </w:p>
    <w:p w14:paraId="0D4F7C45" w14:textId="77777777" w:rsidR="0059742F"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The BORG has been funded in whole or in part by or on behalf of, or otherwise materially relates to, the Community. </w:t>
      </w:r>
    </w:p>
    <w:p w14:paraId="2A8C29B3" w14:textId="7C54E85D" w:rsidR="0059742F"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lastRenderedPageBreak/>
        <w:t xml:space="preserve">These Bylaws and the </w:t>
      </w:r>
      <w:r w:rsidR="00892C1C" w:rsidRPr="00A10F37">
        <w:rPr>
          <w:rFonts w:ascii="Times New Roman" w:hAnsi="Times New Roman" w:cs="Times New Roman"/>
        </w:rPr>
        <w:t>Mandatory Autonomous Systems</w:t>
      </w:r>
      <w:r w:rsidRPr="00A10F37">
        <w:rPr>
          <w:rFonts w:ascii="Times New Roman" w:hAnsi="Times New Roman" w:cs="Times New Roman"/>
        </w:rPr>
        <w:t xml:space="preserve"> set forth</w:t>
      </w:r>
      <w:r w:rsidR="00892C1C" w:rsidRPr="00A10F37">
        <w:rPr>
          <w:rFonts w:ascii="Times New Roman" w:hAnsi="Times New Roman" w:cs="Times New Roman"/>
        </w:rPr>
        <w:t>, provide for,</w:t>
      </w:r>
      <w:r w:rsidRPr="00A10F37">
        <w:rPr>
          <w:rFonts w:ascii="Times New Roman" w:hAnsi="Times New Roman" w:cs="Times New Roman"/>
        </w:rPr>
        <w:t xml:space="preserve"> or embody checks and balances between the BORG and the Community Module to ensure that the BORG operates and uses its resources as originally intended and understood by the Community and that the BORG otherwise conducts itself in accordance with the original intention and understanding of the Community. </w:t>
      </w:r>
    </w:p>
    <w:p w14:paraId="4BE183E7" w14:textId="77777777" w:rsidR="0059742F"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Community</w:t>
      </w:r>
      <w:r w:rsidRPr="00A10F37">
        <w:rPr>
          <w:rFonts w:ascii="Times New Roman" w:hAnsi="Times New Roman" w:cs="Times New Roman"/>
        </w:rPr>
        <w:t>” means all natural and legal persons utilizing, relying on, securing or developing the Community Autonomous Systems, including:</w:t>
      </w:r>
    </w:p>
    <w:p w14:paraId="0AB3EEC6" w14:textId="51B9D5A5" w:rsidR="0059742F"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 xml:space="preserve">persons using the Community Autonomous Systems in an ‘end-user’ consumer capacity (e.g., </w:t>
      </w:r>
      <w:r w:rsidR="00AC78A5" w:rsidRPr="00A10F37">
        <w:rPr>
          <w:rFonts w:ascii="Times New Roman" w:hAnsi="Times New Roman" w:cs="Times New Roman"/>
        </w:rPr>
        <w:t xml:space="preserve">staking ETH in the </w:t>
      </w:r>
      <w:r w:rsidR="00920C26" w:rsidRPr="00A10F37">
        <w:rPr>
          <w:rFonts w:ascii="Times New Roman" w:hAnsi="Times New Roman" w:cs="Times New Roman"/>
        </w:rPr>
        <w:t>Community Smart Contract System</w:t>
      </w:r>
      <w:r w:rsidR="00AC78A5" w:rsidRPr="00A10F37">
        <w:rPr>
          <w:rFonts w:ascii="Times New Roman" w:hAnsi="Times New Roman" w:cs="Times New Roman"/>
        </w:rPr>
        <w:t xml:space="preserve"> or using or holding stETH minted from the Community Smart Contract System</w:t>
      </w:r>
      <w:r w:rsidR="00206648" w:rsidRPr="00A10F37">
        <w:rPr>
          <w:rFonts w:ascii="Times New Roman" w:hAnsi="Times New Roman" w:cs="Times New Roman"/>
        </w:rPr>
        <w:t>)</w:t>
      </w:r>
      <w:r w:rsidRPr="00A10F37">
        <w:rPr>
          <w:rFonts w:ascii="Times New Roman" w:hAnsi="Times New Roman" w:cs="Times New Roman"/>
        </w:rPr>
        <w:t xml:space="preserve"> (the “</w:t>
      </w:r>
      <w:r w:rsidRPr="00A10F37">
        <w:rPr>
          <w:rFonts w:ascii="Times New Roman" w:hAnsi="Times New Roman" w:cs="Times New Roman"/>
          <w:b/>
          <w:bCs/>
          <w:i/>
          <w:iCs/>
        </w:rPr>
        <w:t>Users</w:t>
      </w:r>
      <w:r w:rsidRPr="00A10F37">
        <w:rPr>
          <w:rFonts w:ascii="Times New Roman" w:hAnsi="Times New Roman" w:cs="Times New Roman"/>
        </w:rPr>
        <w:t xml:space="preserve">”); </w:t>
      </w:r>
    </w:p>
    <w:p w14:paraId="130F82B6" w14:textId="27076612" w:rsidR="0059742F"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persons engaged in a software research, software development, or software sale or licensing business or non-profit purpose with respect to the Protocol</w:t>
      </w:r>
      <w:r w:rsidR="006012C0" w:rsidRPr="00A10F37">
        <w:rPr>
          <w:rFonts w:ascii="Times New Roman" w:hAnsi="Times New Roman" w:cs="Times New Roman"/>
        </w:rPr>
        <w:t xml:space="preserve"> or the Community Autonomous Systems</w:t>
      </w:r>
      <w:r w:rsidRPr="00A10F37">
        <w:rPr>
          <w:rFonts w:ascii="Times New Roman" w:hAnsi="Times New Roman" w:cs="Times New Roman"/>
        </w:rPr>
        <w:t>, in their capacities as such (the “</w:t>
      </w:r>
      <w:r w:rsidR="003B014B" w:rsidRPr="00A10F37">
        <w:rPr>
          <w:rFonts w:ascii="Times New Roman" w:hAnsi="Times New Roman" w:cs="Times New Roman"/>
          <w:b/>
          <w:bCs/>
          <w:i/>
          <w:iCs/>
        </w:rPr>
        <w:t xml:space="preserve">Protocol </w:t>
      </w:r>
      <w:r w:rsidRPr="00A10F37">
        <w:rPr>
          <w:rFonts w:ascii="Times New Roman" w:hAnsi="Times New Roman" w:cs="Times New Roman"/>
          <w:b/>
          <w:bCs/>
          <w:i/>
          <w:iCs/>
        </w:rPr>
        <w:t>Developers</w:t>
      </w:r>
      <w:r w:rsidRPr="00A10F37">
        <w:rPr>
          <w:rFonts w:ascii="Times New Roman" w:hAnsi="Times New Roman" w:cs="Times New Roman"/>
        </w:rPr>
        <w:t>”)</w:t>
      </w:r>
      <w:r w:rsidR="0083023C" w:rsidRPr="00A10F37">
        <w:rPr>
          <w:rFonts w:ascii="Times New Roman" w:hAnsi="Times New Roman" w:cs="Times New Roman"/>
        </w:rPr>
        <w:t>;</w:t>
      </w:r>
    </w:p>
    <w:p w14:paraId="455F51AF" w14:textId="789C0873" w:rsidR="00154FA7" w:rsidRPr="00A10F37" w:rsidRDefault="00154FA7"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the persons rightfully owning or accessing any address that is delegated voting power from any Votable Community Token, in their capacities as such;</w:t>
      </w:r>
    </w:p>
    <w:p w14:paraId="7AE7F805" w14:textId="7E52B10E" w:rsidR="0059742F"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 xml:space="preserve">the persons rightfully holding or owning </w:t>
      </w:r>
      <w:r w:rsidR="005D4867" w:rsidRPr="00A10F37">
        <w:rPr>
          <w:rFonts w:ascii="Times New Roman" w:hAnsi="Times New Roman" w:cs="Times New Roman"/>
        </w:rPr>
        <w:t xml:space="preserve">any </w:t>
      </w:r>
      <w:r w:rsidRPr="00A10F37">
        <w:rPr>
          <w:rFonts w:ascii="Times New Roman" w:hAnsi="Times New Roman" w:cs="Times New Roman"/>
        </w:rPr>
        <w:t>Votable Community Token, in their capacities as such;</w:t>
      </w:r>
    </w:p>
    <w:p w14:paraId="7BC94225" w14:textId="686FAA70" w:rsidR="004B3029"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owners of the Community Token, in their capacities as such</w:t>
      </w:r>
      <w:r w:rsidR="004B3029" w:rsidRPr="00A10F37">
        <w:rPr>
          <w:rFonts w:ascii="Times New Roman" w:hAnsi="Times New Roman" w:cs="Times New Roman"/>
        </w:rPr>
        <w:t xml:space="preserve"> (the </w:t>
      </w:r>
      <w:r w:rsidR="004B3029" w:rsidRPr="00A10F37">
        <w:rPr>
          <w:rFonts w:ascii="Times New Roman" w:hAnsi="Times New Roman" w:cs="Times New Roman"/>
          <w:b/>
          <w:bCs/>
          <w:i/>
          <w:iCs/>
        </w:rPr>
        <w:t xml:space="preserve">“Community Token </w:t>
      </w:r>
      <w:r w:rsidR="00841EE2" w:rsidRPr="00A10F37">
        <w:rPr>
          <w:rFonts w:ascii="Times New Roman" w:hAnsi="Times New Roman" w:cs="Times New Roman"/>
          <w:b/>
          <w:bCs/>
          <w:i/>
          <w:iCs/>
        </w:rPr>
        <w:t>Holders</w:t>
      </w:r>
      <w:r w:rsidR="004B3029" w:rsidRPr="00A10F37">
        <w:rPr>
          <w:rFonts w:ascii="Times New Roman" w:hAnsi="Times New Roman" w:cs="Times New Roman"/>
        </w:rPr>
        <w:t>”);</w:t>
      </w:r>
    </w:p>
    <w:p w14:paraId="21B4927E" w14:textId="7B7C575C" w:rsidR="00E77501" w:rsidRPr="00A10F37" w:rsidRDefault="00254272" w:rsidP="00254272">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 xml:space="preserve">owners of stETH and other </w:t>
      </w:r>
      <w:r w:rsidR="00E77501" w:rsidRPr="00A10F37">
        <w:rPr>
          <w:rFonts w:ascii="Times New Roman" w:hAnsi="Times New Roman" w:cs="Times New Roman"/>
        </w:rPr>
        <w:t xml:space="preserve">such </w:t>
      </w:r>
      <w:r w:rsidRPr="00A10F37">
        <w:rPr>
          <w:rFonts w:ascii="Times New Roman" w:hAnsi="Times New Roman" w:cs="Times New Roman"/>
        </w:rPr>
        <w:t xml:space="preserve">tokens obtained by </w:t>
      </w:r>
      <w:r w:rsidR="00E77501" w:rsidRPr="00A10F37">
        <w:rPr>
          <w:rFonts w:ascii="Times New Roman" w:hAnsi="Times New Roman" w:cs="Times New Roman"/>
        </w:rPr>
        <w:t xml:space="preserve">Users </w:t>
      </w:r>
      <w:r w:rsidRPr="00A10F37">
        <w:rPr>
          <w:rFonts w:ascii="Times New Roman" w:hAnsi="Times New Roman" w:cs="Times New Roman"/>
        </w:rPr>
        <w:t>staking into</w:t>
      </w:r>
      <w:r w:rsidR="00E77501" w:rsidRPr="00A10F37">
        <w:rPr>
          <w:rFonts w:ascii="Times New Roman" w:hAnsi="Times New Roman" w:cs="Times New Roman"/>
        </w:rPr>
        <w:t xml:space="preserve">, and that are programmatically </w:t>
      </w:r>
      <w:r w:rsidR="00D10E42" w:rsidRPr="00A10F37">
        <w:rPr>
          <w:rFonts w:ascii="Times New Roman" w:hAnsi="Times New Roman" w:cs="Times New Roman"/>
        </w:rPr>
        <w:t>routed in accordance with</w:t>
      </w:r>
      <w:r w:rsidR="00774A43" w:rsidRPr="00A10F37">
        <w:rPr>
          <w:rFonts w:ascii="Times New Roman" w:hAnsi="Times New Roman" w:cs="Times New Roman"/>
        </w:rPr>
        <w:t xml:space="preserve"> </w:t>
      </w:r>
      <w:r w:rsidRPr="00A10F37">
        <w:rPr>
          <w:rFonts w:ascii="Times New Roman" w:hAnsi="Times New Roman" w:cs="Times New Roman"/>
        </w:rPr>
        <w:t>the Community Autonomous Systems;</w:t>
      </w:r>
    </w:p>
    <w:p w14:paraId="107042ED" w14:textId="71C4DD2F" w:rsidR="00254272" w:rsidRPr="00A10F37" w:rsidRDefault="00854911" w:rsidP="00254272">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node operators</w:t>
      </w:r>
      <w:r w:rsidR="00E77501" w:rsidRPr="00A10F37">
        <w:rPr>
          <w:rFonts w:ascii="Times New Roman" w:hAnsi="Times New Roman" w:cs="Times New Roman"/>
        </w:rPr>
        <w:t xml:space="preserve"> that perform validation functions </w:t>
      </w:r>
      <w:r w:rsidR="00503E22" w:rsidRPr="00A10F37">
        <w:rPr>
          <w:rFonts w:ascii="Times New Roman" w:hAnsi="Times New Roman" w:cs="Times New Roman"/>
        </w:rPr>
        <w:t xml:space="preserve">for Users </w:t>
      </w:r>
      <w:r w:rsidR="00E77501" w:rsidRPr="00A10F37">
        <w:rPr>
          <w:rFonts w:ascii="Times New Roman" w:hAnsi="Times New Roman" w:cs="Times New Roman"/>
        </w:rPr>
        <w:t>using ETH and other tokens staked by Users</w:t>
      </w:r>
      <w:r w:rsidR="009F006A" w:rsidRPr="00A10F37">
        <w:rPr>
          <w:rFonts w:ascii="Times New Roman" w:hAnsi="Times New Roman" w:cs="Times New Roman"/>
        </w:rPr>
        <w:t xml:space="preserve"> through</w:t>
      </w:r>
      <w:r w:rsidR="00E77501" w:rsidRPr="00A10F37">
        <w:rPr>
          <w:rFonts w:ascii="Times New Roman" w:hAnsi="Times New Roman" w:cs="Times New Roman"/>
        </w:rPr>
        <w:t xml:space="preserve"> the Community Autonomous Systems; </w:t>
      </w:r>
    </w:p>
    <w:p w14:paraId="4750F14A" w14:textId="3682AC0E" w:rsidR="0059742F"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owners or operators of infrastructure that is necessary or desirable to the security or intended functioning of the Community Autonomous Systems, including providers</w:t>
      </w:r>
      <w:r w:rsidR="00777D5A" w:rsidRPr="00A10F37">
        <w:rPr>
          <w:rFonts w:ascii="Times New Roman" w:hAnsi="Times New Roman" w:cs="Times New Roman"/>
        </w:rPr>
        <w:t xml:space="preserve"> or</w:t>
      </w:r>
      <w:r w:rsidR="00037139" w:rsidRPr="00A10F37">
        <w:rPr>
          <w:rFonts w:ascii="Times New Roman" w:hAnsi="Times New Roman" w:cs="Times New Roman"/>
        </w:rPr>
        <w:t xml:space="preserve"> </w:t>
      </w:r>
      <w:r w:rsidRPr="00A10F37">
        <w:rPr>
          <w:rFonts w:ascii="Times New Roman" w:hAnsi="Times New Roman" w:cs="Times New Roman"/>
        </w:rPr>
        <w:t xml:space="preserve">operators of liquidation ‘bots,’ user interface software (web applications, wallet applications, block explorers, etc.) relevant to the Community Autonomous Systems and providers of interchain relays or bridges, non-validating infrastructure nodes (e.g RPC nodes) relevant to the Community Autonomous Systems and </w:t>
      </w:r>
      <w:r w:rsidR="002A3EBC" w:rsidRPr="00A10F37">
        <w:rPr>
          <w:rFonts w:ascii="Times New Roman" w:hAnsi="Times New Roman" w:cs="Times New Roman"/>
        </w:rPr>
        <w:t>node operators</w:t>
      </w:r>
      <w:r w:rsidRPr="00A10F37">
        <w:rPr>
          <w:rFonts w:ascii="Times New Roman" w:hAnsi="Times New Roman" w:cs="Times New Roman"/>
        </w:rPr>
        <w:t xml:space="preserve"> </w:t>
      </w:r>
      <w:r w:rsidR="002A3EBC" w:rsidRPr="00A10F37">
        <w:rPr>
          <w:rFonts w:ascii="Times New Roman" w:hAnsi="Times New Roman" w:cs="Times New Roman"/>
        </w:rPr>
        <w:t>that perform validation services on</w:t>
      </w:r>
      <w:r w:rsidRPr="00A10F37">
        <w:rPr>
          <w:rFonts w:ascii="Times New Roman" w:hAnsi="Times New Roman" w:cs="Times New Roman"/>
        </w:rPr>
        <w:t xml:space="preserve"> third-party Blockchain Systems that bridge assets to or from the Community Autonomous Systems, in their capacities as such (the “</w:t>
      </w:r>
      <w:r w:rsidRPr="00A10F37">
        <w:rPr>
          <w:rFonts w:ascii="Times New Roman" w:hAnsi="Times New Roman" w:cs="Times New Roman"/>
          <w:b/>
          <w:bCs/>
          <w:i/>
          <w:iCs/>
        </w:rPr>
        <w:t>Infra Providers</w:t>
      </w:r>
      <w:r w:rsidRPr="00A10F37">
        <w:rPr>
          <w:rFonts w:ascii="Times New Roman" w:hAnsi="Times New Roman" w:cs="Times New Roman"/>
        </w:rPr>
        <w:t>”); and</w:t>
      </w:r>
    </w:p>
    <w:p w14:paraId="364C5F0B" w14:textId="77777777" w:rsidR="0059742F"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persons researching and developing protocols, software or applications (other than the Protocols and Community Autonomous Systems) that are necessary or desirable for the security or intended functioning of the Community Autonomous Systems, in their capacities as such (the “</w:t>
      </w:r>
      <w:r w:rsidRPr="00A10F37">
        <w:rPr>
          <w:rFonts w:ascii="Times New Roman" w:hAnsi="Times New Roman" w:cs="Times New Roman"/>
          <w:b/>
          <w:bCs/>
          <w:i/>
          <w:iCs/>
        </w:rPr>
        <w:t>Ancillary Developers</w:t>
      </w:r>
      <w:r w:rsidRPr="00A10F37">
        <w:rPr>
          <w:rFonts w:ascii="Times New Roman" w:hAnsi="Times New Roman" w:cs="Times New Roman"/>
        </w:rPr>
        <w:t>”).</w:t>
      </w:r>
    </w:p>
    <w:p w14:paraId="4975246F" w14:textId="659B20DD" w:rsidR="00923304" w:rsidRPr="00A10F37" w:rsidRDefault="00923304" w:rsidP="00D162BB">
      <w:pPr>
        <w:spacing w:before="120" w:after="120" w:line="240" w:lineRule="auto"/>
        <w:ind w:left="540"/>
        <w:jc w:val="both"/>
        <w:rPr>
          <w:rFonts w:ascii="Times New Roman" w:hAnsi="Times New Roman" w:cs="Times New Roman"/>
        </w:rPr>
      </w:pPr>
      <w:r w:rsidRPr="00A10F37">
        <w:rPr>
          <w:rFonts w:ascii="Times New Roman" w:hAnsi="Times New Roman" w:cs="Times New Roman"/>
        </w:rPr>
        <w:t>Each such person shall be</w:t>
      </w:r>
      <w:r w:rsidR="002E571C" w:rsidRPr="00A10F37">
        <w:rPr>
          <w:rFonts w:ascii="Times New Roman" w:hAnsi="Times New Roman" w:cs="Times New Roman"/>
        </w:rPr>
        <w:t xml:space="preserve"> deemed to be</w:t>
      </w:r>
      <w:r w:rsidRPr="00A10F37">
        <w:rPr>
          <w:rFonts w:ascii="Times New Roman" w:hAnsi="Times New Roman" w:cs="Times New Roman"/>
        </w:rPr>
        <w:t xml:space="preserve"> a Community member upon satisfying any one or more of the above criteria and cease being </w:t>
      </w:r>
      <w:r w:rsidR="002E571C" w:rsidRPr="00A10F37">
        <w:rPr>
          <w:rFonts w:ascii="Times New Roman" w:hAnsi="Times New Roman" w:cs="Times New Roman"/>
        </w:rPr>
        <w:t xml:space="preserve">deemed to be </w:t>
      </w:r>
      <w:r w:rsidRPr="00A10F37">
        <w:rPr>
          <w:rFonts w:ascii="Times New Roman" w:hAnsi="Times New Roman" w:cs="Times New Roman"/>
        </w:rPr>
        <w:t>a Community member upon satisfying none of the above criteria.</w:t>
      </w:r>
    </w:p>
    <w:p w14:paraId="2E039569" w14:textId="7E258875" w:rsidR="00923304"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rPr>
        <w:t xml:space="preserve">Principles </w:t>
      </w:r>
    </w:p>
    <w:p w14:paraId="20E733DE" w14:textId="77777777" w:rsidR="0059742F" w:rsidRPr="00A10F37" w:rsidRDefault="00923304" w:rsidP="00D162BB">
      <w:pPr>
        <w:spacing w:before="120" w:after="120" w:line="240" w:lineRule="auto"/>
        <w:ind w:left="540"/>
        <w:jc w:val="both"/>
        <w:rPr>
          <w:rFonts w:ascii="Times New Roman" w:hAnsi="Times New Roman" w:cs="Times New Roman"/>
        </w:rPr>
      </w:pPr>
      <w:r w:rsidRPr="00A10F37">
        <w:rPr>
          <w:rFonts w:ascii="Times New Roman" w:hAnsi="Times New Roman" w:cs="Times New Roman"/>
        </w:rPr>
        <w:t>In pursuing the Purposes or otherwise acting in connection with or utilizing any assets of the BORG, the BORG Personnel shall take into account and seek to adhere to the following principles (the “</w:t>
      </w:r>
      <w:r w:rsidRPr="00A10F37">
        <w:rPr>
          <w:rFonts w:ascii="Times New Roman" w:hAnsi="Times New Roman" w:cs="Times New Roman"/>
          <w:b/>
          <w:bCs/>
          <w:i/>
          <w:iCs/>
        </w:rPr>
        <w:t>Principles</w:t>
      </w:r>
      <w:r w:rsidRPr="00A10F37">
        <w:rPr>
          <w:rFonts w:ascii="Times New Roman" w:hAnsi="Times New Roman" w:cs="Times New Roman"/>
        </w:rPr>
        <w:t xml:space="preserve">”): </w:t>
      </w:r>
    </w:p>
    <w:p w14:paraId="65EF43C6" w14:textId="13BE564E" w:rsidR="0059742F"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lastRenderedPageBreak/>
        <w:t xml:space="preserve">The principles expressed in </w:t>
      </w:r>
      <w:r w:rsidR="00163DFF" w:rsidRPr="00A10F37">
        <w:rPr>
          <w:rFonts w:ascii="Times New Roman" w:hAnsi="Times New Roman" w:cs="Times New Roman"/>
          <w:noProof/>
        </w:rPr>
        <w:t>the Lido Alliance Principles (https://research.lido.fi/t/lido-alliance-an-ethereum-aligned-ecosystem/7475#lido-alliance-principles-6) (a copy of which is included on Exhibit C) and the Vibe Alignment Post (https://research.lido.fi/t/lido-dao-vibe-alignment-purpose-mission-vision/4380)</w:t>
      </w:r>
      <w:r w:rsidRPr="00A10F37">
        <w:rPr>
          <w:rFonts w:ascii="Times New Roman" w:hAnsi="Times New Roman" w:cs="Times New Roman"/>
        </w:rPr>
        <w:t xml:space="preserve">, as </w:t>
      </w:r>
      <w:r w:rsidR="00E56872" w:rsidRPr="00A10F37">
        <w:rPr>
          <w:rFonts w:ascii="Times New Roman" w:hAnsi="Times New Roman" w:cs="Times New Roman"/>
        </w:rPr>
        <w:t>each</w:t>
      </w:r>
      <w:r w:rsidRPr="00A10F37">
        <w:rPr>
          <w:rFonts w:ascii="Times New Roman" w:hAnsi="Times New Roman" w:cs="Times New Roman"/>
        </w:rPr>
        <w:t xml:space="preserve"> may be amended from time to time with Community Module Approval.</w:t>
      </w:r>
    </w:p>
    <w:p w14:paraId="6BB1CEF6" w14:textId="77777777" w:rsidR="0059742F"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The Community Autonomous Systems and their security and utility exist as a public commons or public good for the benefit of the entire Community and should be fostered and preserved as such by and for the Community.</w:t>
      </w:r>
    </w:p>
    <w:p w14:paraId="370B9C36" w14:textId="77777777" w:rsidR="0059742F"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Autonomy and decentralization are core values of the Community, according to which:</w:t>
      </w:r>
    </w:p>
    <w:p w14:paraId="009F0E29" w14:textId="77777777" w:rsidR="0059742F"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the Community Autonomous Systems should be autonomous—i.e., should minimize the need for arbitrary, discretionary or continuous intervention or control by or trust in any particular person or group of extrinsically affiliated or associated persons.</w:t>
      </w:r>
    </w:p>
    <w:p w14:paraId="596B965D" w14:textId="212DE50B" w:rsidR="0059742F"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 xml:space="preserve">any residual power of persons over the Community Autonomous Systems should be sufficiently decentralized among independent members of the Community who are </w:t>
      </w:r>
      <w:r w:rsidR="005B2236" w:rsidRPr="00A10F37">
        <w:rPr>
          <w:rFonts w:ascii="Times New Roman" w:hAnsi="Times New Roman" w:cs="Times New Roman"/>
        </w:rPr>
        <w:t>incentivized</w:t>
      </w:r>
      <w:r w:rsidRPr="00A10F37">
        <w:rPr>
          <w:rFonts w:ascii="Times New Roman" w:hAnsi="Times New Roman" w:cs="Times New Roman"/>
        </w:rPr>
        <w:t xml:space="preserve"> to adhere to the Principles in exercising such power; and</w:t>
      </w:r>
    </w:p>
    <w:p w14:paraId="0F013F79" w14:textId="0885B87D" w:rsidR="00923304"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rPr>
        <w:t>the availability and functioning of the Community Autonomous Systems should be neutral and non-discriminatory toward ideological, political, geographical, national, religious, moral, racial, ethnic, gender-based and economic classifications, except to the extent that any of the foregoing are intrinsically incompatible with the other Principles.</w:t>
      </w:r>
      <w:r w:rsidR="008F76A7" w:rsidRPr="00A10F37">
        <w:rPr>
          <w:rFonts w:ascii="Times New Roman" w:hAnsi="Times New Roman" w:cs="Times New Roman"/>
        </w:rPr>
        <w:t xml:space="preserve"> </w:t>
      </w:r>
    </w:p>
    <w:p w14:paraId="3DECB4B0" w14:textId="67B0D04F" w:rsidR="00923304"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rPr>
        <w:t xml:space="preserve">Transparency </w:t>
      </w:r>
    </w:p>
    <w:p w14:paraId="3CDC9276" w14:textId="09D19476" w:rsidR="00923304" w:rsidRPr="00A10F37" w:rsidRDefault="00923304" w:rsidP="00D162BB">
      <w:pPr>
        <w:spacing w:before="120" w:after="120" w:line="240" w:lineRule="auto"/>
        <w:ind w:left="540"/>
        <w:jc w:val="both"/>
        <w:rPr>
          <w:rFonts w:ascii="Times New Roman" w:hAnsi="Times New Roman" w:cs="Times New Roman"/>
        </w:rPr>
      </w:pPr>
      <w:r w:rsidRPr="00A10F37">
        <w:rPr>
          <w:rFonts w:ascii="Times New Roman" w:hAnsi="Times New Roman" w:cs="Times New Roman"/>
        </w:rPr>
        <w:t xml:space="preserve">The BORG shall publish and keep publicly available an up-to-date copy of these Bylaws (including the Exhibits and Schedules) on one or more public URLs known to, and accessible by, the Community, and shall promptly publish an announcement of any updates to these Bylaws (including the Exhibits and Schedules) in one or more social media channels or websites known to, and accessible by, the Community. </w:t>
      </w:r>
      <w:r w:rsidR="00775D74" w:rsidRPr="00A10F37">
        <w:rPr>
          <w:rFonts w:ascii="Times New Roman" w:hAnsi="Times New Roman" w:cs="Times New Roman"/>
        </w:rPr>
        <w:t>Additionally, the BORG shall similarly publish reports on the Alliance Asset Multisigs, the Alliance Assets, and any material developments regarding the Alliance Program at least quarterly, and</w:t>
      </w:r>
      <w:r w:rsidR="00A57958" w:rsidRPr="00A10F37">
        <w:rPr>
          <w:rFonts w:ascii="Times New Roman" w:hAnsi="Times New Roman" w:cs="Times New Roman"/>
        </w:rPr>
        <w:t xml:space="preserve"> (subject to confidentiality and other legal obligations) </w:t>
      </w:r>
      <w:r w:rsidR="00775D74" w:rsidRPr="00A10F37">
        <w:rPr>
          <w:rFonts w:ascii="Times New Roman" w:hAnsi="Times New Roman" w:cs="Times New Roman"/>
        </w:rPr>
        <w:t xml:space="preserve">shall reasonably consider publishing any other information requested by the Supervisor, an Emergency Supervisor, or directly by Community Module Approval. </w:t>
      </w:r>
    </w:p>
    <w:p w14:paraId="74EBA07D" w14:textId="6D887371" w:rsidR="00923304"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rPr>
        <w:t>Offices</w:t>
      </w:r>
    </w:p>
    <w:p w14:paraId="04825FA8" w14:textId="31FC7B02" w:rsidR="003C1E7C"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The BORG shall at all times have and maintain a principal registered office in </w:t>
      </w:r>
      <w:r w:rsidR="00163DFF" w:rsidRPr="00A10F37">
        <w:rPr>
          <w:rFonts w:ascii="Times New Roman" w:hAnsi="Times New Roman" w:cs="Times New Roman"/>
          <w:noProof/>
        </w:rPr>
        <w:t>the Cayman Islands</w:t>
      </w:r>
      <w:r w:rsidRPr="00A10F37">
        <w:rPr>
          <w:rFonts w:ascii="Times New Roman" w:hAnsi="Times New Roman" w:cs="Times New Roman"/>
        </w:rPr>
        <w:t xml:space="preserve">. </w:t>
      </w:r>
    </w:p>
    <w:p w14:paraId="4916D62F" w14:textId="7964F970" w:rsidR="003C1E7C"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The principal registered office of the BORG as of the date of adoption of these Bylaws is </w:t>
      </w:r>
      <w:r w:rsidR="00163DFF" w:rsidRPr="00A10F37">
        <w:rPr>
          <w:rFonts w:ascii="Times New Roman" w:hAnsi="Times New Roman" w:cs="Times New Roman"/>
          <w:noProof/>
        </w:rPr>
        <w:t>[_____]</w:t>
      </w:r>
      <w:r w:rsidR="0059742F" w:rsidRPr="00A10F37">
        <w:rPr>
          <w:rFonts w:ascii="Times New Roman" w:hAnsi="Times New Roman" w:cs="Times New Roman"/>
        </w:rPr>
        <w:t xml:space="preserve"> </w:t>
      </w:r>
      <w:r w:rsidRPr="00A10F37">
        <w:rPr>
          <w:rFonts w:ascii="Times New Roman" w:hAnsi="Times New Roman" w:cs="Times New Roman"/>
        </w:rPr>
        <w:t>and shall remain so unless and until changed by the Board.</w:t>
      </w:r>
    </w:p>
    <w:p w14:paraId="0D206082" w14:textId="632B4A3C" w:rsidR="003C1E7C" w:rsidRPr="00A10F37" w:rsidRDefault="003C1E7C"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rPr>
        <w:t>Bodies</w:t>
      </w:r>
    </w:p>
    <w:p w14:paraId="36AA6058" w14:textId="5142DCE0" w:rsidR="003C1E7C"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The BORG shall be governed by the following bodies (</w:t>
      </w:r>
      <w:r w:rsidR="0059742F" w:rsidRPr="00A10F37">
        <w:rPr>
          <w:rFonts w:ascii="Times New Roman" w:hAnsi="Times New Roman" w:cs="Times New Roman"/>
        </w:rPr>
        <w:t>each a “</w:t>
      </w:r>
      <w:r w:rsidR="0059742F" w:rsidRPr="00A10F37">
        <w:rPr>
          <w:rFonts w:ascii="Times New Roman" w:hAnsi="Times New Roman" w:cs="Times New Roman"/>
          <w:b/>
          <w:bCs/>
          <w:i/>
          <w:iCs/>
        </w:rPr>
        <w:t>Body</w:t>
      </w:r>
      <w:r w:rsidR="0059742F" w:rsidRPr="00A10F37">
        <w:rPr>
          <w:rFonts w:ascii="Times New Roman" w:hAnsi="Times New Roman" w:cs="Times New Roman"/>
        </w:rPr>
        <w:t xml:space="preserve">” and collectively </w:t>
      </w:r>
      <w:r w:rsidRPr="00A10F37">
        <w:rPr>
          <w:rFonts w:ascii="Times New Roman" w:hAnsi="Times New Roman" w:cs="Times New Roman"/>
        </w:rPr>
        <w:t>the “</w:t>
      </w:r>
      <w:r w:rsidRPr="00A10F37">
        <w:rPr>
          <w:rFonts w:ascii="Times New Roman" w:hAnsi="Times New Roman" w:cs="Times New Roman"/>
          <w:b/>
          <w:bCs/>
          <w:i/>
          <w:iCs/>
        </w:rPr>
        <w:t>Bodies</w:t>
      </w:r>
      <w:r w:rsidRPr="00A10F37">
        <w:rPr>
          <w:rFonts w:ascii="Times New Roman" w:hAnsi="Times New Roman" w:cs="Times New Roman"/>
        </w:rPr>
        <w:t xml:space="preserve">”), each in accordance with these Bylaws and the other Governance Agreements: </w:t>
      </w:r>
    </w:p>
    <w:p w14:paraId="4C0C785D" w14:textId="6DB09F3B" w:rsidR="003C1E7C" w:rsidRPr="00A10F37" w:rsidRDefault="00E1568F" w:rsidP="00D162BB">
      <w:pPr>
        <w:pStyle w:val="ListParagraph"/>
        <w:numPr>
          <w:ilvl w:val="2"/>
          <w:numId w:val="1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t</w:t>
      </w:r>
      <w:r w:rsidR="00923304" w:rsidRPr="00A10F37">
        <w:rPr>
          <w:rFonts w:ascii="Times New Roman" w:hAnsi="Times New Roman" w:cs="Times New Roman"/>
        </w:rPr>
        <w:t xml:space="preserve">he </w:t>
      </w:r>
      <w:r w:rsidR="00C33306" w:rsidRPr="00A10F37">
        <w:rPr>
          <w:rFonts w:ascii="Times New Roman" w:hAnsi="Times New Roman" w:cs="Times New Roman"/>
        </w:rPr>
        <w:t>Board</w:t>
      </w:r>
      <w:r w:rsidRPr="00A10F37">
        <w:rPr>
          <w:rFonts w:ascii="Times New Roman" w:hAnsi="Times New Roman" w:cs="Times New Roman"/>
        </w:rPr>
        <w:t>; and</w:t>
      </w:r>
    </w:p>
    <w:p w14:paraId="0AF878FC" w14:textId="14B0A495" w:rsidR="003C1E7C" w:rsidRPr="00A10F37" w:rsidRDefault="00E1568F" w:rsidP="00D162BB">
      <w:pPr>
        <w:pStyle w:val="ListParagraph"/>
        <w:numPr>
          <w:ilvl w:val="2"/>
          <w:numId w:val="1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t</w:t>
      </w:r>
      <w:r w:rsidR="00923304" w:rsidRPr="00A10F37">
        <w:rPr>
          <w:rFonts w:ascii="Times New Roman" w:hAnsi="Times New Roman" w:cs="Times New Roman"/>
        </w:rPr>
        <w:t xml:space="preserve">he </w:t>
      </w:r>
      <w:r w:rsidR="00163DFF" w:rsidRPr="00A10F37">
        <w:rPr>
          <w:rFonts w:ascii="Times New Roman" w:hAnsi="Times New Roman" w:cs="Times New Roman"/>
          <w:noProof/>
        </w:rPr>
        <w:t>Alliance</w:t>
      </w:r>
      <w:r w:rsidRPr="00A10F37">
        <w:rPr>
          <w:rFonts w:ascii="Times New Roman" w:hAnsi="Times New Roman" w:cs="Times New Roman"/>
        </w:rPr>
        <w:t xml:space="preserve"> Multisigs</w:t>
      </w:r>
      <w:r w:rsidR="00923304" w:rsidRPr="00A10F37">
        <w:rPr>
          <w:rFonts w:ascii="Times New Roman" w:hAnsi="Times New Roman" w:cs="Times New Roman"/>
        </w:rPr>
        <w:t xml:space="preserve"> (with each such </w:t>
      </w:r>
      <w:r w:rsidR="00A9686D" w:rsidRPr="00A10F37">
        <w:rPr>
          <w:rFonts w:ascii="Times New Roman" w:hAnsi="Times New Roman" w:cs="Times New Roman"/>
        </w:rPr>
        <w:t>Multisig</w:t>
      </w:r>
      <w:r w:rsidR="00923304" w:rsidRPr="00A10F37">
        <w:rPr>
          <w:rFonts w:ascii="Times New Roman" w:hAnsi="Times New Roman" w:cs="Times New Roman"/>
        </w:rPr>
        <w:t xml:space="preserve"> constituting a separate Body).</w:t>
      </w:r>
    </w:p>
    <w:p w14:paraId="6D604ACE" w14:textId="340A51FF"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Each Body shall be deemed a part of, to act solely for and on behalf of, and to have no legal existence separate or apart from, the BORG. Each Body shall be independent of the other Bodies, and no Body shall have any power or authority over any other Body, in each case, except as expressly set forth in these Bylaws and the other Governance Agreements. Except to </w:t>
      </w:r>
      <w:r w:rsidRPr="00A10F37">
        <w:rPr>
          <w:rFonts w:ascii="Times New Roman" w:hAnsi="Times New Roman" w:cs="Times New Roman"/>
        </w:rPr>
        <w:lastRenderedPageBreak/>
        <w:t xml:space="preserve">the extent expressly provided otherwise in these Bylaws or the other Governance Agreements, any power, right or obligation expressly assigned to a Body under these Bylaws or the other Governance Agreements is exclusively arrogated to such Body and shall not be preempted, voided, impeded, frustrated or impaired by any other Body. </w:t>
      </w:r>
    </w:p>
    <w:p w14:paraId="2222BBA5" w14:textId="31D7A9AD" w:rsidR="00923304"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rPr>
        <w:t xml:space="preserve">Not-For-Profit; No Members/Owners. </w:t>
      </w:r>
    </w:p>
    <w:p w14:paraId="298577B1" w14:textId="277E58C3" w:rsidR="00923304" w:rsidRPr="00A10F37" w:rsidRDefault="00923304" w:rsidP="00D162BB">
      <w:pPr>
        <w:spacing w:before="120" w:after="120" w:line="240" w:lineRule="auto"/>
        <w:ind w:left="540"/>
        <w:jc w:val="both"/>
        <w:rPr>
          <w:rFonts w:ascii="Times New Roman" w:hAnsi="Times New Roman" w:cs="Times New Roman"/>
        </w:rPr>
      </w:pPr>
      <w:r w:rsidRPr="00A10F37">
        <w:rPr>
          <w:rFonts w:ascii="Times New Roman" w:hAnsi="Times New Roman" w:cs="Times New Roman"/>
        </w:rPr>
        <w:t xml:space="preserve">The BORG is intended to be a not-for-profit independent legal entity solely pursuing, and governed solely by, the Purposes, in a manner consistent with the Principles, rather than being devoted to the profits or other general benefits or general interests of any particular persons (including the </w:t>
      </w:r>
      <w:r w:rsidR="00B5095E" w:rsidRPr="00A10F37">
        <w:rPr>
          <w:rFonts w:ascii="Times New Roman" w:hAnsi="Times New Roman" w:cs="Times New Roman"/>
        </w:rPr>
        <w:t xml:space="preserve">BORG itself, the </w:t>
      </w:r>
      <w:r w:rsidRPr="00A10F37">
        <w:rPr>
          <w:rFonts w:ascii="Times New Roman" w:hAnsi="Times New Roman" w:cs="Times New Roman"/>
        </w:rPr>
        <w:t>BORG Personnel or any particular Sub-Community). The BORG shall have no legal members, shareholders, owners, or beneficiaries</w:t>
      </w:r>
      <w:r w:rsidR="00E13143" w:rsidRPr="00A10F37">
        <w:rPr>
          <w:rFonts w:ascii="Times New Roman" w:hAnsi="Times New Roman" w:cs="Times New Roman"/>
        </w:rPr>
        <w:t>,</w:t>
      </w:r>
      <w:r w:rsidR="00034244" w:rsidRPr="00A10F37">
        <w:rPr>
          <w:rFonts w:ascii="Times New Roman" w:hAnsi="Times New Roman" w:cs="Times New Roman"/>
        </w:rPr>
        <w:t xml:space="preserve"> and, for the avoidance of doubt, the Community (and any members thereof) shall not be or be deemed a beneficiary of the BORG</w:t>
      </w:r>
      <w:r w:rsidRPr="00A10F37">
        <w:rPr>
          <w:rFonts w:ascii="Times New Roman" w:hAnsi="Times New Roman" w:cs="Times New Roman"/>
        </w:rPr>
        <w:t xml:space="preserve">. </w:t>
      </w:r>
    </w:p>
    <w:p w14:paraId="004D9779" w14:textId="11F96D50" w:rsidR="00923304"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b/>
          <w:bCs/>
          <w:i/>
          <w:iCs/>
        </w:rPr>
      </w:pPr>
      <w:r w:rsidRPr="00A10F37">
        <w:rPr>
          <w:rFonts w:ascii="Times New Roman" w:hAnsi="Times New Roman" w:cs="Times New Roman"/>
          <w:b/>
          <w:bCs/>
          <w:i/>
          <w:iCs/>
        </w:rPr>
        <w:t xml:space="preserve">Disruptions. </w:t>
      </w:r>
    </w:p>
    <w:p w14:paraId="3BB8AC16" w14:textId="642EBBDC"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 xml:space="preserve">Disruption Events </w:t>
      </w:r>
    </w:p>
    <w:p w14:paraId="7A8E3231" w14:textId="5EA10D84" w:rsidR="00AD1E0B" w:rsidRPr="00A10F37" w:rsidRDefault="00A108E0"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u w:val="single"/>
        </w:rPr>
        <w:t>Potential for Disruption Events</w:t>
      </w:r>
      <w:r w:rsidRPr="00A10F37">
        <w:rPr>
          <w:rFonts w:ascii="Times New Roman" w:hAnsi="Times New Roman" w:cs="Times New Roman"/>
        </w:rPr>
        <w:t xml:space="preserve">. </w:t>
      </w:r>
      <w:r w:rsidR="00923304" w:rsidRPr="00A10F37">
        <w:rPr>
          <w:rFonts w:ascii="Times New Roman" w:hAnsi="Times New Roman" w:cs="Times New Roman"/>
        </w:rPr>
        <w:t xml:space="preserve">Due to the mandated use by the BORG or BORG Personnel of the Mandatory Autonomous Systems, as well as the BORG’s connections to the Community Autonomous Systems, the BORG may from time to time suffer Disruption Events. </w:t>
      </w:r>
    </w:p>
    <w:p w14:paraId="65F617C0" w14:textId="465FDB31" w:rsidR="00923304" w:rsidRPr="00A10F37" w:rsidRDefault="00A108E0"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u w:val="single"/>
        </w:rPr>
        <w:t>Definition of Disruption Event</w:t>
      </w:r>
      <w:r w:rsidRPr="00A10F37">
        <w:rPr>
          <w:rFonts w:ascii="Times New Roman" w:hAnsi="Times New Roman" w:cs="Times New Roman"/>
        </w:rPr>
        <w:t xml:space="preserve">. </w:t>
      </w:r>
      <w:r w:rsidR="00923304" w:rsidRPr="00A10F37">
        <w:rPr>
          <w:rFonts w:ascii="Times New Roman" w:hAnsi="Times New Roman" w:cs="Times New Roman"/>
        </w:rPr>
        <w:t>A “</w:t>
      </w:r>
      <w:r w:rsidR="00923304" w:rsidRPr="00A10F37">
        <w:rPr>
          <w:rFonts w:ascii="Times New Roman" w:hAnsi="Times New Roman" w:cs="Times New Roman"/>
          <w:b/>
          <w:bCs/>
          <w:i/>
          <w:iCs/>
        </w:rPr>
        <w:t>Disruption Event</w:t>
      </w:r>
      <w:r w:rsidR="00923304" w:rsidRPr="00A10F37">
        <w:rPr>
          <w:rFonts w:ascii="Times New Roman" w:hAnsi="Times New Roman" w:cs="Times New Roman"/>
        </w:rPr>
        <w:t xml:space="preserve">” means: (a) any disruption, suspension, limitation or impairment imposed by the Community Module on any </w:t>
      </w:r>
      <w:r w:rsidR="00A9686D" w:rsidRPr="00A10F37">
        <w:rPr>
          <w:rFonts w:ascii="Times New Roman" w:hAnsi="Times New Roman" w:cs="Times New Roman"/>
        </w:rPr>
        <w:t>Multisig</w:t>
      </w:r>
      <w:r w:rsidR="00923304" w:rsidRPr="00A10F37">
        <w:rPr>
          <w:rFonts w:ascii="Times New Roman" w:hAnsi="Times New Roman" w:cs="Times New Roman"/>
        </w:rPr>
        <w:t xml:space="preserve"> or other Mandatory Autonomous Systems; or (b) any other event or condition that disrupts, suspends, limits or impairs the ability of the BORG or BORG Personnel to effect transactions using the Mandatory Autonomous Systems.</w:t>
      </w:r>
    </w:p>
    <w:p w14:paraId="2CFA212E" w14:textId="2CC30121"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 xml:space="preserve">Consequences of Disruption Events </w:t>
      </w:r>
    </w:p>
    <w:p w14:paraId="12D7A1ED" w14:textId="4601F582" w:rsidR="00923304"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u w:val="single"/>
        </w:rPr>
        <w:t>Notice</w:t>
      </w:r>
      <w:r w:rsidRPr="00A10F37">
        <w:rPr>
          <w:rFonts w:ascii="Times New Roman" w:hAnsi="Times New Roman" w:cs="Times New Roman"/>
        </w:rPr>
        <w:t>. Promptly upon becoming aware of a Disruption Event, the BORG Personnel shall notify the Community thereof, specifying the nature of the Disruption Event and any affected activities of the BORG.</w:t>
      </w:r>
    </w:p>
    <w:p w14:paraId="756BCE1F" w14:textId="3D08B425" w:rsidR="00923304" w:rsidRPr="00A10F37" w:rsidRDefault="00923304" w:rsidP="00D162BB">
      <w:pPr>
        <w:pStyle w:val="ListParagraph"/>
        <w:numPr>
          <w:ilvl w:val="3"/>
          <w:numId w:val="2"/>
        </w:numPr>
        <w:tabs>
          <w:tab w:val="left" w:pos="1440"/>
          <w:tab w:val="left" w:pos="1800"/>
        </w:tabs>
        <w:spacing w:before="120" w:after="120" w:line="240" w:lineRule="auto"/>
        <w:ind w:left="1710" w:hanging="720"/>
        <w:contextualSpacing w:val="0"/>
        <w:jc w:val="both"/>
        <w:rPr>
          <w:rFonts w:ascii="Times New Roman" w:hAnsi="Times New Roman" w:cs="Times New Roman"/>
        </w:rPr>
      </w:pPr>
      <w:r w:rsidRPr="00A10F37">
        <w:rPr>
          <w:rFonts w:ascii="Times New Roman" w:hAnsi="Times New Roman" w:cs="Times New Roman"/>
          <w:u w:val="single"/>
        </w:rPr>
        <w:t>Responsibility</w:t>
      </w:r>
      <w:r w:rsidRPr="00A10F37">
        <w:rPr>
          <w:rFonts w:ascii="Times New Roman" w:hAnsi="Times New Roman" w:cs="Times New Roman"/>
        </w:rPr>
        <w:t>. Any failure by the BORG or BORG Personnel to use Mandatory Autonomous Systems, or</w:t>
      </w:r>
      <w:r w:rsidR="003D5B0A" w:rsidRPr="00A10F37">
        <w:rPr>
          <w:rFonts w:ascii="Times New Roman" w:hAnsi="Times New Roman" w:cs="Times New Roman"/>
        </w:rPr>
        <w:t xml:space="preserve"> </w:t>
      </w:r>
      <w:r w:rsidRPr="00A10F37">
        <w:rPr>
          <w:rFonts w:ascii="Times New Roman" w:hAnsi="Times New Roman" w:cs="Times New Roman"/>
        </w:rPr>
        <w:t>breach or non-performance of these Bylaws or any other Governance Agreement</w:t>
      </w:r>
      <w:r w:rsidR="00B64A26" w:rsidRPr="00A10F37">
        <w:rPr>
          <w:rFonts w:ascii="Times New Roman" w:hAnsi="Times New Roman" w:cs="Times New Roman"/>
        </w:rPr>
        <w:t xml:space="preserve"> while the Disruption Event is ongoing</w:t>
      </w:r>
      <w:r w:rsidRPr="00A10F37">
        <w:rPr>
          <w:rFonts w:ascii="Times New Roman" w:hAnsi="Times New Roman" w:cs="Times New Roman"/>
        </w:rPr>
        <w:t>, is hereby exculpated and excused</w:t>
      </w:r>
      <w:r w:rsidR="00CB123C" w:rsidRPr="00A10F37">
        <w:rPr>
          <w:rFonts w:ascii="Times New Roman" w:hAnsi="Times New Roman" w:cs="Times New Roman"/>
        </w:rPr>
        <w:t xml:space="preserve">, in each case, </w:t>
      </w:r>
      <w:r w:rsidRPr="00A10F37">
        <w:rPr>
          <w:rFonts w:ascii="Times New Roman" w:hAnsi="Times New Roman" w:cs="Times New Roman"/>
        </w:rPr>
        <w:t>to the extent</w:t>
      </w:r>
      <w:r w:rsidR="00CB123C" w:rsidRPr="00A10F37">
        <w:rPr>
          <w:rFonts w:ascii="Times New Roman" w:hAnsi="Times New Roman" w:cs="Times New Roman"/>
        </w:rPr>
        <w:t xml:space="preserve"> such failure, breach, or non-performance was </w:t>
      </w:r>
      <w:r w:rsidRPr="00A10F37">
        <w:rPr>
          <w:rFonts w:ascii="Times New Roman" w:hAnsi="Times New Roman" w:cs="Times New Roman"/>
        </w:rPr>
        <w:t xml:space="preserve">caused by a Disruption Event, except that no particular BORG Personnel shall be so exculpated or excused if such Disruption Event </w:t>
      </w:r>
      <w:r w:rsidR="00EA3FE6" w:rsidRPr="00A10F37">
        <w:rPr>
          <w:rFonts w:ascii="Times New Roman" w:hAnsi="Times New Roman" w:cs="Times New Roman"/>
        </w:rPr>
        <w:t>arises from any action and/or inaction of such particular BORG Personnel to the extent carried out with gross negligence, willful misconduct, or fraud or the actions taken during the Disruption Event are contrary to the Principles or the Purposes</w:t>
      </w:r>
      <w:r w:rsidRPr="00A10F37">
        <w:rPr>
          <w:rFonts w:ascii="Times New Roman" w:hAnsi="Times New Roman" w:cs="Times New Roman"/>
        </w:rPr>
        <w:t xml:space="preserve">. </w:t>
      </w:r>
    </w:p>
    <w:p w14:paraId="43CF70F9" w14:textId="2F40A963" w:rsidR="00923304"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rPr>
        <w:t>Funds Pools</w:t>
      </w:r>
    </w:p>
    <w:p w14:paraId="082DE816" w14:textId="105E5AAC" w:rsidR="00923304" w:rsidRPr="00A10F37" w:rsidRDefault="00923304" w:rsidP="00D162BB">
      <w:pPr>
        <w:spacing w:before="120" w:after="120" w:line="240" w:lineRule="auto"/>
        <w:ind w:left="540"/>
        <w:jc w:val="both"/>
        <w:rPr>
          <w:rFonts w:ascii="Times New Roman" w:hAnsi="Times New Roman" w:cs="Times New Roman"/>
        </w:rPr>
      </w:pPr>
      <w:r w:rsidRPr="00A10F37">
        <w:rPr>
          <w:rFonts w:ascii="Times New Roman" w:hAnsi="Times New Roman" w:cs="Times New Roman"/>
        </w:rPr>
        <w:t xml:space="preserve">The cash, cash equivalents, Blockchain Tokens and other funds of the BORG shall be divided into the following pools: </w:t>
      </w:r>
    </w:p>
    <w:p w14:paraId="642D4F7C" w14:textId="1B5437B0"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A discretionary operating fund to pay the BORG’s general operating expenses and liabilities, including compensation of </w:t>
      </w:r>
      <w:r w:rsidR="00B86392" w:rsidRPr="00A10F37">
        <w:rPr>
          <w:rFonts w:ascii="Times New Roman" w:hAnsi="Times New Roman" w:cs="Times New Roman"/>
        </w:rPr>
        <w:t>BORG Personnel</w:t>
      </w:r>
      <w:r w:rsidRPr="00A10F37">
        <w:rPr>
          <w:rFonts w:ascii="Times New Roman" w:hAnsi="Times New Roman" w:cs="Times New Roman"/>
        </w:rPr>
        <w:t xml:space="preserve"> (the “</w:t>
      </w:r>
      <w:r w:rsidRPr="00A10F37">
        <w:rPr>
          <w:rFonts w:ascii="Times New Roman" w:hAnsi="Times New Roman" w:cs="Times New Roman"/>
          <w:b/>
          <w:bCs/>
          <w:i/>
          <w:iCs/>
        </w:rPr>
        <w:t>Ops Funds</w:t>
      </w:r>
      <w:r w:rsidRPr="00A10F37">
        <w:rPr>
          <w:rFonts w:ascii="Times New Roman" w:hAnsi="Times New Roman" w:cs="Times New Roman"/>
        </w:rPr>
        <w:t>”). The Ops Fund shall be managed by or under the direction of the Board</w:t>
      </w:r>
      <w:r w:rsidR="009F6577" w:rsidRPr="00A10F37">
        <w:rPr>
          <w:rFonts w:ascii="Times New Roman" w:hAnsi="Times New Roman" w:cs="Times New Roman"/>
        </w:rPr>
        <w:t xml:space="preserve"> (including, without limitation, by appointing one or more other BORG Personnel to manage the Ops Fund)</w:t>
      </w:r>
      <w:r w:rsidRPr="00A10F37">
        <w:rPr>
          <w:rFonts w:ascii="Times New Roman" w:hAnsi="Times New Roman" w:cs="Times New Roman"/>
        </w:rPr>
        <w:t xml:space="preserve"> pursuant to the Purposes, pursued in light of the Principles, and may include the use of </w:t>
      </w:r>
      <w:r w:rsidR="00A9686D" w:rsidRPr="00A10F37">
        <w:rPr>
          <w:rFonts w:ascii="Times New Roman" w:hAnsi="Times New Roman" w:cs="Times New Roman"/>
        </w:rPr>
        <w:t>Multisig</w:t>
      </w:r>
      <w:r w:rsidRPr="00A10F37">
        <w:rPr>
          <w:rFonts w:ascii="Times New Roman" w:hAnsi="Times New Roman" w:cs="Times New Roman"/>
        </w:rPr>
        <w:t>s comprising Directors</w:t>
      </w:r>
      <w:r w:rsidR="009F6577" w:rsidRPr="00A10F37">
        <w:rPr>
          <w:rFonts w:ascii="Times New Roman" w:hAnsi="Times New Roman" w:cs="Times New Roman"/>
        </w:rPr>
        <w:t xml:space="preserve">, </w:t>
      </w:r>
      <w:r w:rsidRPr="00A10F37">
        <w:rPr>
          <w:rFonts w:ascii="Times New Roman" w:hAnsi="Times New Roman" w:cs="Times New Roman"/>
        </w:rPr>
        <w:t>Officers</w:t>
      </w:r>
      <w:r w:rsidR="009F6577" w:rsidRPr="00A10F37">
        <w:rPr>
          <w:rFonts w:ascii="Times New Roman" w:hAnsi="Times New Roman" w:cs="Times New Roman"/>
        </w:rPr>
        <w:t>, or other BORG Personnel</w:t>
      </w:r>
      <w:r w:rsidRPr="00A10F37">
        <w:rPr>
          <w:rFonts w:ascii="Times New Roman" w:hAnsi="Times New Roman" w:cs="Times New Roman"/>
        </w:rPr>
        <w:t xml:space="preserve"> as </w:t>
      </w:r>
      <w:r w:rsidR="00A9686D" w:rsidRPr="00A10F37">
        <w:rPr>
          <w:rFonts w:ascii="Times New Roman" w:hAnsi="Times New Roman" w:cs="Times New Roman"/>
        </w:rPr>
        <w:t>Multisig</w:t>
      </w:r>
      <w:r w:rsidRPr="00A10F37">
        <w:rPr>
          <w:rFonts w:ascii="Times New Roman" w:hAnsi="Times New Roman" w:cs="Times New Roman"/>
        </w:rPr>
        <w:t xml:space="preserve"> Members for the holding and management of all or a portion of the Ops Fund.</w:t>
      </w:r>
      <w:r w:rsidR="008F76A7" w:rsidRPr="00A10F37">
        <w:rPr>
          <w:rFonts w:ascii="Times New Roman" w:hAnsi="Times New Roman" w:cs="Times New Roman"/>
        </w:rPr>
        <w:t xml:space="preserve"> </w:t>
      </w:r>
    </w:p>
    <w:p w14:paraId="5E29AD08" w14:textId="0EF418D1" w:rsidR="00AA4EB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lastRenderedPageBreak/>
        <w:t xml:space="preserve">Any Blockchain Tokens held in or controlled by any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w:t>
      </w:r>
      <w:r w:rsidR="00163DFF" w:rsidRPr="00A10F37">
        <w:rPr>
          <w:rFonts w:ascii="Times New Roman" w:hAnsi="Times New Roman" w:cs="Times New Roman"/>
          <w:b/>
          <w:bCs/>
          <w:i/>
          <w:iCs/>
          <w:noProof/>
        </w:rPr>
        <w:t>Alliance</w:t>
      </w:r>
      <w:r w:rsidRPr="00A10F37">
        <w:rPr>
          <w:rFonts w:ascii="Times New Roman" w:hAnsi="Times New Roman" w:cs="Times New Roman"/>
          <w:b/>
          <w:bCs/>
          <w:i/>
          <w:iCs/>
        </w:rPr>
        <w:t xml:space="preserve"> </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Funds</w:t>
      </w:r>
      <w:r w:rsidRPr="00A10F37">
        <w:rPr>
          <w:rFonts w:ascii="Times New Roman" w:hAnsi="Times New Roman" w:cs="Times New Roman"/>
        </w:rPr>
        <w:t xml:space="preserve">”), which shall be managed by or under the direction of the </w:t>
      </w:r>
      <w:r w:rsidR="00A9686D" w:rsidRPr="00A10F37">
        <w:rPr>
          <w:rFonts w:ascii="Times New Roman" w:hAnsi="Times New Roman" w:cs="Times New Roman"/>
        </w:rPr>
        <w:t>Multisig</w:t>
      </w:r>
      <w:r w:rsidRPr="00A10F37">
        <w:rPr>
          <w:rFonts w:ascii="Times New Roman" w:hAnsi="Times New Roman" w:cs="Times New Roman"/>
        </w:rPr>
        <w:t xml:space="preserve"> Members of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in accordance with the Authorized Uses, pursued in light of the Principles, in accordance with the voting schema embodied in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w:t>
      </w:r>
    </w:p>
    <w:p w14:paraId="7F5955B8" w14:textId="768B6746" w:rsidR="00AD1E0B" w:rsidRPr="00A10F37" w:rsidRDefault="003B5356"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The BORG Personnel</w:t>
      </w:r>
      <w:r w:rsidR="00923304" w:rsidRPr="00A10F37">
        <w:rPr>
          <w:rFonts w:ascii="Times New Roman" w:hAnsi="Times New Roman" w:cs="Times New Roman"/>
        </w:rPr>
        <w:t xml:space="preserve"> shall obey any lawful directive regarding the use of Ops Funds or </w:t>
      </w:r>
      <w:r w:rsidR="00A9686D" w:rsidRPr="00A10F37">
        <w:rPr>
          <w:rFonts w:ascii="Times New Roman" w:hAnsi="Times New Roman" w:cs="Times New Roman"/>
        </w:rPr>
        <w:t>Multisig</w:t>
      </w:r>
      <w:r w:rsidR="00923304" w:rsidRPr="00A10F37">
        <w:rPr>
          <w:rFonts w:ascii="Times New Roman" w:hAnsi="Times New Roman" w:cs="Times New Roman"/>
        </w:rPr>
        <w:t xml:space="preserve"> Funds that is made by a duly appointed Emergency Supervisor acting within the scope of such Emergency Supervisor’s authority. </w:t>
      </w:r>
    </w:p>
    <w:p w14:paraId="13B2E6A5" w14:textId="2A963866" w:rsidR="00923304" w:rsidRPr="00A10F37" w:rsidRDefault="00923304" w:rsidP="00D162BB">
      <w:pPr>
        <w:pStyle w:val="ListParagraph"/>
        <w:numPr>
          <w:ilvl w:val="0"/>
          <w:numId w:val="2"/>
        </w:numPr>
        <w:spacing w:before="120" w:after="120" w:line="240" w:lineRule="auto"/>
        <w:contextualSpacing w:val="0"/>
        <w:jc w:val="both"/>
        <w:rPr>
          <w:rFonts w:ascii="Times New Roman" w:hAnsi="Times New Roman" w:cs="Times New Roman"/>
          <w:b/>
          <w:bCs/>
        </w:rPr>
      </w:pPr>
      <w:bookmarkStart w:id="3" w:name="_Ref173486586"/>
      <w:r w:rsidRPr="00A10F37">
        <w:rPr>
          <w:rFonts w:ascii="Times New Roman" w:hAnsi="Times New Roman" w:cs="Times New Roman"/>
          <w:b/>
          <w:bCs/>
        </w:rPr>
        <w:t>BORG PERSONNEL</w:t>
      </w:r>
      <w:bookmarkEnd w:id="3"/>
    </w:p>
    <w:p w14:paraId="5146F426" w14:textId="24050ADA" w:rsidR="00923304" w:rsidRPr="00A10F37" w:rsidRDefault="00923304" w:rsidP="00D162BB">
      <w:pPr>
        <w:spacing w:before="120" w:after="120" w:line="240" w:lineRule="auto"/>
        <w:jc w:val="both"/>
        <w:rPr>
          <w:rFonts w:ascii="Times New Roman" w:hAnsi="Times New Roman" w:cs="Times New Roman"/>
        </w:rPr>
      </w:pPr>
      <w:r w:rsidRPr="00A10F37">
        <w:rPr>
          <w:rFonts w:ascii="Times New Roman" w:hAnsi="Times New Roman" w:cs="Times New Roman"/>
        </w:rPr>
        <w:t xml:space="preserve">The </w:t>
      </w:r>
      <w:r w:rsidR="00D47B85" w:rsidRPr="00A10F37">
        <w:rPr>
          <w:rFonts w:ascii="Times New Roman" w:hAnsi="Times New Roman" w:cs="Times New Roman"/>
        </w:rPr>
        <w:t>D</w:t>
      </w:r>
      <w:r w:rsidRPr="00A10F37">
        <w:rPr>
          <w:rFonts w:ascii="Times New Roman" w:hAnsi="Times New Roman" w:cs="Times New Roman"/>
        </w:rPr>
        <w:t>irectors,</w:t>
      </w:r>
      <w:r w:rsidR="009A78D8" w:rsidRPr="00A10F37">
        <w:rPr>
          <w:rFonts w:ascii="Times New Roman" w:hAnsi="Times New Roman" w:cs="Times New Roman"/>
        </w:rPr>
        <w:t xml:space="preserve"> </w:t>
      </w:r>
      <w:r w:rsidR="00A9686D" w:rsidRPr="00A10F37">
        <w:rPr>
          <w:rFonts w:ascii="Times New Roman" w:hAnsi="Times New Roman" w:cs="Times New Roman"/>
        </w:rPr>
        <w:t>Multisig</w:t>
      </w:r>
      <w:r w:rsidR="009A78D8" w:rsidRPr="00A10F37">
        <w:rPr>
          <w:rFonts w:ascii="Times New Roman" w:hAnsi="Times New Roman" w:cs="Times New Roman"/>
        </w:rPr>
        <w:t xml:space="preserve"> Members,</w:t>
      </w:r>
      <w:r w:rsidRPr="00A10F37">
        <w:rPr>
          <w:rFonts w:ascii="Times New Roman" w:hAnsi="Times New Roman" w:cs="Times New Roman"/>
        </w:rPr>
        <w:t xml:space="preserve"> </w:t>
      </w:r>
      <w:r w:rsidR="00D47B85" w:rsidRPr="00A10F37">
        <w:rPr>
          <w:rFonts w:ascii="Times New Roman" w:hAnsi="Times New Roman" w:cs="Times New Roman"/>
        </w:rPr>
        <w:t>O</w:t>
      </w:r>
      <w:r w:rsidRPr="00A10F37">
        <w:rPr>
          <w:rFonts w:ascii="Times New Roman" w:hAnsi="Times New Roman" w:cs="Times New Roman"/>
        </w:rPr>
        <w:t xml:space="preserve">fficers, employees, independent contractors, agents, </w:t>
      </w:r>
      <w:r w:rsidR="00D47B85" w:rsidRPr="00A10F37">
        <w:rPr>
          <w:rFonts w:ascii="Times New Roman" w:hAnsi="Times New Roman" w:cs="Times New Roman"/>
        </w:rPr>
        <w:t>S</w:t>
      </w:r>
      <w:r w:rsidRPr="00A10F37">
        <w:rPr>
          <w:rFonts w:ascii="Times New Roman" w:hAnsi="Times New Roman" w:cs="Times New Roman"/>
        </w:rPr>
        <w:t xml:space="preserve">upervisors, </w:t>
      </w:r>
      <w:r w:rsidR="00D47B85" w:rsidRPr="00A10F37">
        <w:rPr>
          <w:rFonts w:ascii="Times New Roman" w:hAnsi="Times New Roman" w:cs="Times New Roman"/>
        </w:rPr>
        <w:t xml:space="preserve">Emergency Supervisors </w:t>
      </w:r>
      <w:r w:rsidRPr="00A10F37">
        <w:rPr>
          <w:rFonts w:ascii="Times New Roman" w:hAnsi="Times New Roman" w:cs="Times New Roman"/>
        </w:rPr>
        <w:t xml:space="preserve">and </w:t>
      </w:r>
      <w:r w:rsidR="00D47B85" w:rsidRPr="00A10F37">
        <w:rPr>
          <w:rFonts w:ascii="Times New Roman" w:hAnsi="Times New Roman" w:cs="Times New Roman"/>
        </w:rPr>
        <w:t xml:space="preserve">other </w:t>
      </w:r>
      <w:r w:rsidRPr="00A10F37">
        <w:rPr>
          <w:rFonts w:ascii="Times New Roman" w:hAnsi="Times New Roman" w:cs="Times New Roman"/>
        </w:rPr>
        <w:t>representatives of the BORG are referred to herein as “</w:t>
      </w:r>
      <w:r w:rsidRPr="00A10F37">
        <w:rPr>
          <w:rFonts w:ascii="Times New Roman" w:hAnsi="Times New Roman" w:cs="Times New Roman"/>
          <w:b/>
          <w:bCs/>
          <w:i/>
          <w:iCs/>
        </w:rPr>
        <w:t>BORG Personnel</w:t>
      </w:r>
      <w:r w:rsidRPr="00A10F37">
        <w:rPr>
          <w:rFonts w:ascii="Times New Roman" w:hAnsi="Times New Roman" w:cs="Times New Roman"/>
        </w:rPr>
        <w:t xml:space="preserve">”. Details of certain </w:t>
      </w:r>
      <w:r w:rsidR="00F1398F" w:rsidRPr="00A10F37">
        <w:rPr>
          <w:rFonts w:ascii="Times New Roman" w:hAnsi="Times New Roman" w:cs="Times New Roman"/>
        </w:rPr>
        <w:t xml:space="preserve">categories of </w:t>
      </w:r>
      <w:r w:rsidRPr="00A10F37">
        <w:rPr>
          <w:rFonts w:ascii="Times New Roman" w:hAnsi="Times New Roman" w:cs="Times New Roman"/>
        </w:rPr>
        <w:t>BORG Personnel are set forth below.</w:t>
      </w:r>
      <w:r w:rsidR="008F76A7" w:rsidRPr="00A10F37">
        <w:rPr>
          <w:rFonts w:ascii="Times New Roman" w:hAnsi="Times New Roman" w:cs="Times New Roman"/>
        </w:rPr>
        <w:t xml:space="preserve"> </w:t>
      </w:r>
    </w:p>
    <w:p w14:paraId="2A113617" w14:textId="05495AD9" w:rsidR="00923304"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b/>
          <w:bCs/>
        </w:rPr>
      </w:pPr>
      <w:r w:rsidRPr="00A10F37">
        <w:rPr>
          <w:rFonts w:ascii="Times New Roman" w:hAnsi="Times New Roman" w:cs="Times New Roman"/>
          <w:b/>
          <w:bCs/>
          <w:i/>
          <w:iCs/>
        </w:rPr>
        <w:t>Eligibility</w:t>
      </w:r>
      <w:r w:rsidR="00536B01" w:rsidRPr="00A10F37">
        <w:rPr>
          <w:rFonts w:ascii="Times New Roman" w:hAnsi="Times New Roman" w:cs="Times New Roman"/>
          <w:b/>
          <w:bCs/>
        </w:rPr>
        <w:t xml:space="preserve"> </w:t>
      </w:r>
      <w:r w:rsidR="00536B01" w:rsidRPr="00A10F37">
        <w:rPr>
          <w:rFonts w:ascii="Times New Roman" w:hAnsi="Times New Roman" w:cs="Times New Roman"/>
          <w:b/>
          <w:bCs/>
          <w:i/>
          <w:iCs/>
        </w:rPr>
        <w:t>to Serve</w:t>
      </w:r>
      <w:r w:rsidRPr="00A10F37">
        <w:rPr>
          <w:rFonts w:ascii="Times New Roman" w:hAnsi="Times New Roman" w:cs="Times New Roman"/>
          <w:b/>
          <w:bCs/>
        </w:rPr>
        <w:t xml:space="preserve">. </w:t>
      </w:r>
    </w:p>
    <w:p w14:paraId="7154D37D" w14:textId="45D0839C"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Each BORG Personnel must have all requisite capacity, power and authority to enter into, and perform, such BORG Personnel’s contracts with (including under these Bylaws and other Governance Agreements, as applicable) and duties to the BORG and such contracts constitute the legal, valid and binding obligation of the BORG Personnel, enforceable against the BORG Personnel in accordance with their terms. If any BORG Personnel is an entity, such entity must be duly incorporated and organized, and in good standing, in the jurisdiction of its </w:t>
      </w:r>
      <w:r w:rsidR="009904B4">
        <w:rPr>
          <w:rFonts w:ascii="Times New Roman" w:hAnsi="Times New Roman" w:cs="Times New Roman"/>
        </w:rPr>
        <w:t>incorporation</w:t>
      </w:r>
      <w:r w:rsidRPr="00A10F37">
        <w:rPr>
          <w:rFonts w:ascii="Times New Roman" w:hAnsi="Times New Roman" w:cs="Times New Roman"/>
        </w:rPr>
        <w:t xml:space="preserve">. </w:t>
      </w:r>
    </w:p>
    <w:p w14:paraId="5E425905" w14:textId="1AEA01DE"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Each BORG Personnel’s agreements with and duties to the BORG must not contravene, conflict with, or violate or constitute a breach or default under (or an event that with notice or lapse of time or both would become a violation or constitute a breach or default under) any applicable </w:t>
      </w:r>
      <w:r w:rsidR="00E462E6" w:rsidRPr="00A10F37">
        <w:rPr>
          <w:rFonts w:ascii="Times New Roman" w:hAnsi="Times New Roman" w:cs="Times New Roman"/>
        </w:rPr>
        <w:t>Legal Requirement</w:t>
      </w:r>
      <w:r w:rsidRPr="00A10F37">
        <w:rPr>
          <w:rFonts w:ascii="Times New Roman" w:hAnsi="Times New Roman" w:cs="Times New Roman"/>
        </w:rPr>
        <w:t xml:space="preserve"> or agreement to which such BORG Personnel is subject.</w:t>
      </w:r>
    </w:p>
    <w:p w14:paraId="325E0356" w14:textId="085BDB63"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Each BORG Personnel must not be, or be affiliated with or acting on behalf of, a country, territory or person subject to sanctions under </w:t>
      </w:r>
      <w:r w:rsidR="000A08DB" w:rsidRPr="00A10F37">
        <w:rPr>
          <w:rFonts w:ascii="Times New Roman" w:hAnsi="Times New Roman" w:cs="Times New Roman"/>
        </w:rPr>
        <w:t>applicable</w:t>
      </w:r>
      <w:r w:rsidR="0016652F" w:rsidRPr="00A10F37">
        <w:rPr>
          <w:rFonts w:ascii="Times New Roman" w:hAnsi="Times New Roman" w:cs="Times New Roman"/>
        </w:rPr>
        <w:t xml:space="preserve"> Legal Requirements</w:t>
      </w:r>
      <w:r w:rsidRPr="00A10F37">
        <w:rPr>
          <w:rFonts w:ascii="Times New Roman" w:hAnsi="Times New Roman" w:cs="Times New Roman"/>
        </w:rPr>
        <w:t xml:space="preserve">. </w:t>
      </w:r>
    </w:p>
    <w:p w14:paraId="5BB2D102" w14:textId="2830FF91"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Each BORG Personnel must not have been convicted of or held liable for fraud, willful misconduct, gross negligence, or a crime of willful turpitude </w:t>
      </w:r>
      <w:r w:rsidR="00724B2B" w:rsidRPr="00A10F37">
        <w:rPr>
          <w:rFonts w:ascii="Times New Roman" w:hAnsi="Times New Roman" w:cs="Times New Roman"/>
        </w:rPr>
        <w:t>in connection with their professional activities</w:t>
      </w:r>
      <w:r w:rsidR="00015EEC" w:rsidRPr="00A10F37">
        <w:rPr>
          <w:rFonts w:ascii="Times New Roman" w:hAnsi="Times New Roman" w:cs="Times New Roman"/>
        </w:rPr>
        <w:t>, or a crime</w:t>
      </w:r>
      <w:r w:rsidRPr="00A10F37">
        <w:rPr>
          <w:rFonts w:ascii="Times New Roman" w:hAnsi="Times New Roman" w:cs="Times New Roman"/>
        </w:rPr>
        <w:t xml:space="preserve">. </w:t>
      </w:r>
    </w:p>
    <w:p w14:paraId="7609209A" w14:textId="0637BE4F"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Each </w:t>
      </w:r>
      <w:r w:rsidR="00F41F0B" w:rsidRPr="00A10F37">
        <w:rPr>
          <w:rFonts w:ascii="Times New Roman" w:hAnsi="Times New Roman" w:cs="Times New Roman"/>
        </w:rPr>
        <w:t>BORG Personnel</w:t>
      </w:r>
      <w:r w:rsidRPr="00A10F37">
        <w:rPr>
          <w:rFonts w:ascii="Times New Roman" w:hAnsi="Times New Roman" w:cs="Times New Roman"/>
        </w:rPr>
        <w:t xml:space="preserve"> must be </w:t>
      </w:r>
      <w:r w:rsidR="00DD0F73" w:rsidRPr="00A10F37">
        <w:rPr>
          <w:rFonts w:ascii="Times New Roman" w:hAnsi="Times New Roman" w:cs="Times New Roman"/>
        </w:rPr>
        <w:t xml:space="preserve">reasonably </w:t>
      </w:r>
      <w:r w:rsidRPr="00A10F37">
        <w:rPr>
          <w:rFonts w:ascii="Times New Roman" w:hAnsi="Times New Roman" w:cs="Times New Roman"/>
        </w:rPr>
        <w:t xml:space="preserve">sophisticated, experienced and knowledgeable in Blockchain Technologies. </w:t>
      </w:r>
    </w:p>
    <w:p w14:paraId="57349CD8" w14:textId="0C78E47B"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must: </w:t>
      </w:r>
    </w:p>
    <w:p w14:paraId="3621B820" w14:textId="77777777" w:rsidR="00E24E2C"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be approved for such role by the Board; </w:t>
      </w:r>
    </w:p>
    <w:p w14:paraId="6ABC61F3" w14:textId="278EF23D" w:rsidR="00E24E2C"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be deemed acceptable for such role by Community Module Approval</w:t>
      </w:r>
      <w:r w:rsidR="00CA1D57" w:rsidRPr="00A10F37">
        <w:rPr>
          <w:rFonts w:ascii="Garamond" w:eastAsia="Garamond" w:hAnsi="Garamond" w:cs="Garamond"/>
          <w:color w:val="000000"/>
          <w:sz w:val="24"/>
          <w:szCs w:val="24"/>
        </w:rPr>
        <w:t xml:space="preserve">, the aim of which is to make sure the </w:t>
      </w:r>
      <w:r w:rsidR="00CA1D57" w:rsidRPr="00A10F37">
        <w:rPr>
          <w:rFonts w:ascii="Garamond" w:eastAsia="Garamond" w:hAnsi="Garamond" w:cs="Garamond"/>
          <w:sz w:val="24"/>
          <w:szCs w:val="24"/>
        </w:rPr>
        <w:t>candidate</w:t>
      </w:r>
      <w:r w:rsidR="005C5C39" w:rsidRPr="00A10F37">
        <w:rPr>
          <w:rFonts w:ascii="Garamond" w:eastAsia="Garamond" w:hAnsi="Garamond" w:cs="Garamond"/>
          <w:sz w:val="24"/>
          <w:szCs w:val="24"/>
        </w:rPr>
        <w:t>’</w:t>
      </w:r>
      <w:r w:rsidR="00CA1D57" w:rsidRPr="00A10F37">
        <w:rPr>
          <w:rFonts w:ascii="Garamond" w:eastAsia="Garamond" w:hAnsi="Garamond" w:cs="Garamond"/>
          <w:sz w:val="24"/>
          <w:szCs w:val="24"/>
        </w:rPr>
        <w:t>s values and mission are aligned with the Community</w:t>
      </w:r>
      <w:r w:rsidRPr="00A10F37">
        <w:rPr>
          <w:rFonts w:ascii="Times New Roman" w:hAnsi="Times New Roman" w:cs="Times New Roman"/>
        </w:rPr>
        <w:t>; and</w:t>
      </w:r>
    </w:p>
    <w:p w14:paraId="788F0147" w14:textId="465C73E9"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have executed and delivered to the BORG a </w:t>
      </w:r>
      <w:r w:rsidR="00A9686D" w:rsidRPr="00A10F37">
        <w:rPr>
          <w:rFonts w:ascii="Times New Roman" w:hAnsi="Times New Roman" w:cs="Times New Roman"/>
        </w:rPr>
        <w:t>Multisig</w:t>
      </w:r>
      <w:r w:rsidRPr="00A10F37">
        <w:rPr>
          <w:rFonts w:ascii="Times New Roman" w:hAnsi="Times New Roman" w:cs="Times New Roman"/>
        </w:rPr>
        <w:t xml:space="preserve"> Participation Agreement in </w:t>
      </w:r>
      <w:r w:rsidR="0026710F">
        <w:rPr>
          <w:rFonts w:ascii="Times New Roman" w:hAnsi="Times New Roman" w:cs="Times New Roman"/>
        </w:rPr>
        <w:t xml:space="preserve">substantially </w:t>
      </w:r>
      <w:r w:rsidRPr="00A10F37">
        <w:rPr>
          <w:rFonts w:ascii="Times New Roman" w:hAnsi="Times New Roman" w:cs="Times New Roman"/>
        </w:rPr>
        <w:t xml:space="preserve">the form attached hereto as </w:t>
      </w:r>
      <w:r w:rsidRPr="0026710F">
        <w:rPr>
          <w:rFonts w:ascii="Times New Roman" w:hAnsi="Times New Roman" w:cs="Times New Roman"/>
          <w:u w:val="single"/>
        </w:rPr>
        <w:t>Exhibit B</w:t>
      </w:r>
      <w:r w:rsidRPr="00A10F37">
        <w:rPr>
          <w:rFonts w:ascii="Times New Roman" w:hAnsi="Times New Roman" w:cs="Times New Roman"/>
        </w:rPr>
        <w:t xml:space="preserve"> </w:t>
      </w:r>
      <w:r w:rsidR="006F2DB6" w:rsidRPr="006F2DB6">
        <w:rPr>
          <w:rFonts w:ascii="Times New Roman" w:hAnsi="Times New Roman" w:cs="Times New Roman"/>
        </w:rPr>
        <w:t>(with such reasonable changes as are approved by the Board and do not</w:t>
      </w:r>
      <w:r w:rsidR="006F2DB6">
        <w:rPr>
          <w:rFonts w:ascii="Times New Roman" w:hAnsi="Times New Roman" w:cs="Times New Roman"/>
        </w:rPr>
        <w:t xml:space="preserve"> pose a material risk of any breach, contravention or circumvention of these Bylaws or any other Governance Agreement)</w:t>
      </w:r>
      <w:r w:rsidR="0026710F">
        <w:rPr>
          <w:rFonts w:ascii="Times New Roman" w:hAnsi="Times New Roman" w:cs="Times New Roman"/>
        </w:rPr>
        <w:t xml:space="preserve"> </w:t>
      </w:r>
      <w:r w:rsidRPr="00A10F37">
        <w:rPr>
          <w:rFonts w:ascii="Times New Roman" w:hAnsi="Times New Roman" w:cs="Times New Roman"/>
        </w:rPr>
        <w:t>(</w:t>
      </w:r>
      <w:r w:rsidR="00471217">
        <w:rPr>
          <w:rFonts w:ascii="Times New Roman" w:hAnsi="Times New Roman" w:cs="Times New Roman"/>
        </w:rPr>
        <w:t xml:space="preserve">each, </w:t>
      </w:r>
      <w:r w:rsidRPr="00A10F37">
        <w:rPr>
          <w:rFonts w:ascii="Times New Roman" w:hAnsi="Times New Roman" w:cs="Times New Roman"/>
        </w:rPr>
        <w:t>a “</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Participation Agreement</w:t>
      </w:r>
      <w:r w:rsidRPr="00A10F37">
        <w:rPr>
          <w:rFonts w:ascii="Times New Roman" w:hAnsi="Times New Roman" w:cs="Times New Roman"/>
        </w:rPr>
        <w:t xml:space="preserve">”), and the representations set forth in the </w:t>
      </w:r>
      <w:r w:rsidR="00A9686D" w:rsidRPr="00A10F37">
        <w:rPr>
          <w:rFonts w:ascii="Times New Roman" w:hAnsi="Times New Roman" w:cs="Times New Roman"/>
        </w:rPr>
        <w:t>Multisig</w:t>
      </w:r>
      <w:r w:rsidRPr="00A10F37">
        <w:rPr>
          <w:rFonts w:ascii="Times New Roman" w:hAnsi="Times New Roman" w:cs="Times New Roman"/>
        </w:rPr>
        <w:t xml:space="preserve"> Participation Agreement must be accurate as to such person.</w:t>
      </w:r>
    </w:p>
    <w:p w14:paraId="213107F7" w14:textId="14E207EC" w:rsidR="00923304" w:rsidRPr="00A10F37" w:rsidRDefault="00803CD3"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b/>
          <w:bCs/>
          <w:i/>
          <w:iCs/>
        </w:rPr>
      </w:pPr>
      <w:r w:rsidRPr="00A10F37">
        <w:rPr>
          <w:rFonts w:ascii="Times New Roman" w:hAnsi="Times New Roman" w:cs="Times New Roman"/>
          <w:b/>
          <w:bCs/>
          <w:i/>
          <w:iCs/>
        </w:rPr>
        <w:t>Directors</w:t>
      </w:r>
      <w:r w:rsidR="00923304" w:rsidRPr="00A10F37">
        <w:rPr>
          <w:rFonts w:ascii="Times New Roman" w:hAnsi="Times New Roman" w:cs="Times New Roman"/>
          <w:b/>
          <w:bCs/>
          <w:i/>
          <w:iCs/>
        </w:rPr>
        <w:t xml:space="preserve"> </w:t>
      </w:r>
    </w:p>
    <w:p w14:paraId="0C1F4130" w14:textId="16FEBAC3" w:rsidR="003F0275" w:rsidRPr="00A10F37" w:rsidRDefault="003F0275" w:rsidP="00D162BB">
      <w:pPr>
        <w:pStyle w:val="ListParagraph"/>
        <w:numPr>
          <w:ilvl w:val="2"/>
          <w:numId w:val="2"/>
        </w:numPr>
        <w:spacing w:before="120" w:after="120"/>
        <w:ind w:left="1080" w:hanging="558"/>
        <w:contextualSpacing w:val="0"/>
        <w:jc w:val="both"/>
        <w:rPr>
          <w:rFonts w:ascii="Times New Roman" w:hAnsi="Times New Roman" w:cs="Times New Roman"/>
        </w:rPr>
      </w:pPr>
      <w:r w:rsidRPr="00A10F37">
        <w:rPr>
          <w:rFonts w:ascii="Times New Roman" w:hAnsi="Times New Roman" w:cs="Times New Roman"/>
          <w:b/>
          <w:bCs/>
        </w:rPr>
        <w:t>Purpose and Powers of Directors</w:t>
      </w:r>
      <w:r w:rsidR="00923304" w:rsidRPr="00A10F37">
        <w:rPr>
          <w:rFonts w:ascii="Times New Roman" w:hAnsi="Times New Roman" w:cs="Times New Roman"/>
        </w:rPr>
        <w:t xml:space="preserve">. </w:t>
      </w:r>
    </w:p>
    <w:p w14:paraId="2C9737B0" w14:textId="342A5492" w:rsidR="00317FF6" w:rsidRPr="00A10F37" w:rsidRDefault="00317FF6"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lastRenderedPageBreak/>
        <w:t xml:space="preserve">The purpose of Directors shall be to serve on the Board. </w:t>
      </w:r>
      <w:r w:rsidR="00E041CA" w:rsidRPr="00A10F37">
        <w:rPr>
          <w:rFonts w:ascii="Times New Roman" w:hAnsi="Times New Roman" w:cs="Times New Roman"/>
        </w:rPr>
        <w:t>Directors shall not have any individual power or authority</w:t>
      </w:r>
      <w:r w:rsidR="00017477" w:rsidRPr="00A10F37">
        <w:rPr>
          <w:rFonts w:ascii="Times New Roman" w:hAnsi="Times New Roman" w:cs="Times New Roman"/>
        </w:rPr>
        <w:t xml:space="preserve"> in their capacity as Directors</w:t>
      </w:r>
      <w:r w:rsidR="00F73495" w:rsidRPr="00A10F37">
        <w:rPr>
          <w:rFonts w:ascii="Times New Roman" w:hAnsi="Times New Roman" w:cs="Times New Roman"/>
        </w:rPr>
        <w:t xml:space="preserve">. </w:t>
      </w:r>
    </w:p>
    <w:p w14:paraId="46602FFE" w14:textId="61FC7166" w:rsidR="00E24E2C" w:rsidRPr="00A10F37" w:rsidRDefault="00923304"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Each member of the</w:t>
      </w:r>
      <w:r w:rsidR="00000E1B" w:rsidRPr="00A10F37">
        <w:rPr>
          <w:rFonts w:ascii="Times New Roman" w:hAnsi="Times New Roman" w:cs="Times New Roman"/>
        </w:rPr>
        <w:t xml:space="preserve"> Board</w:t>
      </w:r>
      <w:r w:rsidRPr="00A10F37">
        <w:rPr>
          <w:rFonts w:ascii="Times New Roman" w:hAnsi="Times New Roman" w:cs="Times New Roman"/>
        </w:rPr>
        <w:t xml:space="preserve"> shall be referred to as a “</w:t>
      </w:r>
      <w:r w:rsidRPr="00A10F37">
        <w:rPr>
          <w:rFonts w:ascii="Times New Roman" w:hAnsi="Times New Roman" w:cs="Times New Roman"/>
          <w:b/>
          <w:bCs/>
          <w:i/>
          <w:iCs/>
        </w:rPr>
        <w:t>Director</w:t>
      </w:r>
      <w:r w:rsidRPr="00A10F37">
        <w:rPr>
          <w:rFonts w:ascii="Times New Roman" w:hAnsi="Times New Roman" w:cs="Times New Roman"/>
        </w:rPr>
        <w:t>”, and each Director shall be a member of the Board.</w:t>
      </w:r>
    </w:p>
    <w:p w14:paraId="794EDE11" w14:textId="4BE1E8AC" w:rsidR="00676A2E" w:rsidRPr="00A10F37" w:rsidRDefault="00676A2E" w:rsidP="00D162BB">
      <w:pPr>
        <w:pStyle w:val="ListParagraph"/>
        <w:numPr>
          <w:ilvl w:val="2"/>
          <w:numId w:val="2"/>
        </w:numPr>
        <w:spacing w:before="120" w:after="120"/>
        <w:ind w:left="1080" w:hanging="558"/>
        <w:contextualSpacing w:val="0"/>
        <w:jc w:val="both"/>
        <w:rPr>
          <w:rFonts w:ascii="Times New Roman" w:hAnsi="Times New Roman" w:cs="Times New Roman"/>
        </w:rPr>
      </w:pPr>
      <w:r w:rsidRPr="00A10F37">
        <w:rPr>
          <w:rFonts w:ascii="Times New Roman" w:hAnsi="Times New Roman" w:cs="Times New Roman"/>
          <w:b/>
          <w:bCs/>
        </w:rPr>
        <w:t>Minimum Number</w:t>
      </w:r>
      <w:r w:rsidR="000F6E7C" w:rsidRPr="00A10F37">
        <w:rPr>
          <w:rFonts w:ascii="Times New Roman" w:hAnsi="Times New Roman" w:cs="Times New Roman"/>
          <w:b/>
          <w:bCs/>
        </w:rPr>
        <w:t xml:space="preserve"> of Directors</w:t>
      </w:r>
      <w:r w:rsidRPr="00A10F37">
        <w:rPr>
          <w:rFonts w:ascii="Times New Roman" w:hAnsi="Times New Roman" w:cs="Times New Roman"/>
          <w:color w:val="000000"/>
        </w:rPr>
        <w:t xml:space="preserve">. The number of Directors shall be </w:t>
      </w:r>
      <w:r w:rsidR="00907C08" w:rsidRPr="00A10F37">
        <w:rPr>
          <w:rFonts w:ascii="Times New Roman" w:hAnsi="Times New Roman" w:cs="Times New Roman"/>
          <w:color w:val="000000"/>
        </w:rPr>
        <w:t xml:space="preserve">two </w:t>
      </w:r>
      <w:r w:rsidR="00520D66" w:rsidRPr="00A10F37">
        <w:rPr>
          <w:rFonts w:ascii="Times New Roman" w:hAnsi="Times New Roman" w:cs="Times New Roman"/>
          <w:color w:val="000000"/>
        </w:rPr>
        <w:t xml:space="preserve">and may be changed by approval of </w:t>
      </w:r>
      <w:r w:rsidR="00557FE3" w:rsidRPr="00A10F37">
        <w:rPr>
          <w:rFonts w:ascii="Times New Roman" w:hAnsi="Times New Roman" w:cs="Times New Roman"/>
          <w:color w:val="000000"/>
        </w:rPr>
        <w:t>both t</w:t>
      </w:r>
      <w:r w:rsidR="00520D66" w:rsidRPr="00A10F37">
        <w:rPr>
          <w:rFonts w:ascii="Times New Roman" w:hAnsi="Times New Roman" w:cs="Times New Roman"/>
          <w:color w:val="000000"/>
        </w:rPr>
        <w:t>he Board and Community Module Approval</w:t>
      </w:r>
      <w:r w:rsidRPr="00A10F37">
        <w:rPr>
          <w:rFonts w:ascii="Times New Roman" w:hAnsi="Times New Roman" w:cs="Times New Roman"/>
          <w:color w:val="000000"/>
        </w:rPr>
        <w:t xml:space="preserve">. </w:t>
      </w:r>
    </w:p>
    <w:p w14:paraId="1A0C681A" w14:textId="77777777" w:rsidR="009B5228" w:rsidRPr="00A10F37" w:rsidRDefault="009B5228" w:rsidP="00D162BB">
      <w:pPr>
        <w:pStyle w:val="ListParagraph"/>
        <w:numPr>
          <w:ilvl w:val="2"/>
          <w:numId w:val="2"/>
        </w:numPr>
        <w:spacing w:before="120" w:after="120"/>
        <w:ind w:left="1080" w:hanging="558"/>
        <w:contextualSpacing w:val="0"/>
        <w:jc w:val="both"/>
        <w:rPr>
          <w:rFonts w:ascii="Times New Roman" w:hAnsi="Times New Roman" w:cs="Times New Roman"/>
        </w:rPr>
      </w:pPr>
      <w:bookmarkStart w:id="4" w:name="_Ref168490131"/>
      <w:r w:rsidRPr="00A10F37">
        <w:rPr>
          <w:rFonts w:ascii="Times New Roman" w:hAnsi="Times New Roman" w:cs="Times New Roman"/>
          <w:b/>
          <w:bCs/>
        </w:rPr>
        <w:t>Election</w:t>
      </w:r>
      <w:r w:rsidRPr="00A10F37">
        <w:rPr>
          <w:rFonts w:ascii="Times New Roman" w:hAnsi="Times New Roman" w:cs="Times New Roman"/>
          <w:b/>
          <w:bCs/>
          <w:color w:val="000000"/>
        </w:rPr>
        <w:t xml:space="preserve"> Of Directors</w:t>
      </w:r>
      <w:r w:rsidRPr="00A10F37">
        <w:rPr>
          <w:rFonts w:ascii="Times New Roman" w:hAnsi="Times New Roman" w:cs="Times New Roman"/>
          <w:color w:val="000000"/>
        </w:rPr>
        <w:t>.</w:t>
      </w:r>
      <w:bookmarkEnd w:id="4"/>
      <w:r w:rsidRPr="00A10F37">
        <w:rPr>
          <w:rFonts w:ascii="Times New Roman" w:hAnsi="Times New Roman" w:cs="Times New Roman"/>
          <w:color w:val="000000"/>
        </w:rPr>
        <w:t xml:space="preserve"> </w:t>
      </w:r>
    </w:p>
    <w:p w14:paraId="6902675D" w14:textId="77777777" w:rsidR="009B5228" w:rsidRPr="00A10F37" w:rsidRDefault="009B5228"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bookmarkStart w:id="5" w:name="_Ref168490216"/>
      <w:r w:rsidRPr="00A10F37">
        <w:rPr>
          <w:rFonts w:ascii="Times New Roman" w:hAnsi="Times New Roman" w:cs="Times New Roman"/>
          <w:u w:val="single"/>
        </w:rPr>
        <w:t>Initial Directors</w:t>
      </w:r>
      <w:r w:rsidRPr="00A10F37">
        <w:rPr>
          <w:rFonts w:ascii="Times New Roman" w:hAnsi="Times New Roman" w:cs="Times New Roman"/>
          <w:i/>
          <w:iCs/>
          <w:color w:val="000000"/>
        </w:rPr>
        <w:t xml:space="preserve">. </w:t>
      </w:r>
      <w:r w:rsidRPr="00A10F37">
        <w:rPr>
          <w:rFonts w:ascii="Times New Roman" w:hAnsi="Times New Roman" w:cs="Times New Roman"/>
          <w:color w:val="000000"/>
        </w:rPr>
        <w:t xml:space="preserve">The initial Directors shall be the persons who are Directors at the time of adoption of </w:t>
      </w:r>
      <w:r w:rsidRPr="00A10F37">
        <w:rPr>
          <w:rFonts w:ascii="Times New Roman" w:hAnsi="Times New Roman" w:cs="Times New Roman"/>
        </w:rPr>
        <w:t>these</w:t>
      </w:r>
      <w:r w:rsidRPr="00A10F37">
        <w:rPr>
          <w:rFonts w:ascii="Times New Roman" w:hAnsi="Times New Roman" w:cs="Times New Roman"/>
          <w:color w:val="000000"/>
        </w:rPr>
        <w:t xml:space="preserve"> Bylaws.</w:t>
      </w:r>
      <w:bookmarkEnd w:id="5"/>
      <w:r w:rsidRPr="00A10F37">
        <w:rPr>
          <w:rFonts w:ascii="Times New Roman" w:hAnsi="Times New Roman" w:cs="Times New Roman"/>
          <w:color w:val="000000"/>
        </w:rPr>
        <w:t xml:space="preserve"> </w:t>
      </w:r>
    </w:p>
    <w:p w14:paraId="17EE154F" w14:textId="77777777" w:rsidR="008F6A48" w:rsidRPr="00A10F37" w:rsidRDefault="009B5228"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bookmarkStart w:id="6" w:name="_heading=h.qsh70q" w:colFirst="0" w:colLast="0"/>
      <w:bookmarkStart w:id="7" w:name="_Ref168490222"/>
      <w:bookmarkEnd w:id="6"/>
      <w:r w:rsidRPr="00A10F37">
        <w:rPr>
          <w:rFonts w:ascii="Times New Roman" w:hAnsi="Times New Roman" w:cs="Times New Roman"/>
          <w:u w:val="single"/>
        </w:rPr>
        <w:t>Subsequent Directors</w:t>
      </w:r>
      <w:r w:rsidRPr="00A10F37">
        <w:rPr>
          <w:rFonts w:ascii="Times New Roman" w:hAnsi="Times New Roman" w:cs="Times New Roman"/>
          <w:i/>
          <w:iCs/>
          <w:color w:val="000000"/>
        </w:rPr>
        <w:t xml:space="preserve">. </w:t>
      </w:r>
      <w:r w:rsidRPr="00A10F37">
        <w:rPr>
          <w:rFonts w:ascii="Times New Roman" w:hAnsi="Times New Roman" w:cs="Times New Roman"/>
          <w:color w:val="000000"/>
        </w:rPr>
        <w:t>Subsequent Directors may only be elected by</w:t>
      </w:r>
      <w:bookmarkStart w:id="8" w:name="_Hlk168662415"/>
      <w:bookmarkEnd w:id="7"/>
      <w:r w:rsidR="004237B0" w:rsidRPr="00A10F37">
        <w:rPr>
          <w:rFonts w:ascii="Times New Roman" w:hAnsi="Times New Roman" w:cs="Times New Roman"/>
          <w:color w:val="000000"/>
        </w:rPr>
        <w:t xml:space="preserve">: </w:t>
      </w:r>
    </w:p>
    <w:p w14:paraId="701225B2" w14:textId="534A80AC" w:rsidR="008F6A48" w:rsidRPr="00A10F37" w:rsidRDefault="00CE4C65" w:rsidP="00D162BB">
      <w:pPr>
        <w:pStyle w:val="ListParagraph"/>
        <w:numPr>
          <w:ilvl w:val="4"/>
          <w:numId w:val="2"/>
        </w:numPr>
        <w:spacing w:before="120" w:after="120" w:line="240" w:lineRule="auto"/>
        <w:ind w:left="2070"/>
        <w:contextualSpacing w:val="0"/>
        <w:jc w:val="both"/>
        <w:rPr>
          <w:rFonts w:ascii="Times New Roman" w:hAnsi="Times New Roman" w:cs="Times New Roman"/>
        </w:rPr>
      </w:pPr>
      <w:bookmarkStart w:id="9" w:name="_Ref170103880"/>
      <w:r w:rsidRPr="00A10F37">
        <w:rPr>
          <w:rFonts w:ascii="Times New Roman" w:hAnsi="Times New Roman" w:cs="Times New Roman"/>
        </w:rPr>
        <w:t xml:space="preserve">approval of </w:t>
      </w:r>
      <w:r w:rsidR="008F6A48" w:rsidRPr="00A10F37">
        <w:rPr>
          <w:rFonts w:ascii="Times New Roman" w:hAnsi="Times New Roman" w:cs="Times New Roman"/>
        </w:rPr>
        <w:t>both</w:t>
      </w:r>
      <w:r w:rsidR="008F6A48" w:rsidRPr="00A10F37">
        <w:rPr>
          <w:rFonts w:ascii="Times New Roman" w:hAnsi="Times New Roman" w:cs="Times New Roman"/>
          <w:i/>
          <w:iCs/>
          <w:color w:val="000000"/>
        </w:rPr>
        <w:t>:</w:t>
      </w:r>
      <w:bookmarkEnd w:id="9"/>
      <w:r w:rsidR="008F6A48" w:rsidRPr="00A10F37">
        <w:rPr>
          <w:rFonts w:ascii="Times New Roman" w:hAnsi="Times New Roman" w:cs="Times New Roman"/>
          <w:color w:val="000000"/>
        </w:rPr>
        <w:t xml:space="preserve"> </w:t>
      </w:r>
    </w:p>
    <w:p w14:paraId="6C1D55A1" w14:textId="36041CFA" w:rsidR="001A1974" w:rsidRPr="00A10F37" w:rsidRDefault="00E71C97" w:rsidP="00D162BB">
      <w:pPr>
        <w:pStyle w:val="ListParagraph"/>
        <w:numPr>
          <w:ilvl w:val="5"/>
          <w:numId w:val="2"/>
        </w:numPr>
        <w:spacing w:before="120" w:after="120" w:line="240" w:lineRule="auto"/>
        <w:ind w:left="1980" w:hanging="270"/>
        <w:contextualSpacing w:val="0"/>
        <w:jc w:val="both"/>
        <w:rPr>
          <w:rFonts w:ascii="Times New Roman" w:hAnsi="Times New Roman" w:cs="Times New Roman"/>
        </w:rPr>
      </w:pPr>
      <w:r w:rsidRPr="00A10F37">
        <w:rPr>
          <w:rFonts w:ascii="Times New Roman" w:hAnsi="Times New Roman" w:cs="Times New Roman"/>
        </w:rPr>
        <w:t>the Board</w:t>
      </w:r>
      <w:r w:rsidR="00D408FB" w:rsidRPr="00A10F37">
        <w:rPr>
          <w:rFonts w:ascii="Times New Roman" w:hAnsi="Times New Roman" w:cs="Times New Roman"/>
          <w:color w:val="000000"/>
        </w:rPr>
        <w:t xml:space="preserve">; </w:t>
      </w:r>
      <w:r w:rsidR="00D408FB" w:rsidRPr="00A10F37">
        <w:rPr>
          <w:rFonts w:ascii="Times New Roman" w:hAnsi="Times New Roman" w:cs="Times New Roman"/>
        </w:rPr>
        <w:t>and</w:t>
      </w:r>
    </w:p>
    <w:p w14:paraId="37C5BC44" w14:textId="3D70DB10" w:rsidR="00135767" w:rsidRPr="00A10F37" w:rsidRDefault="00237D64" w:rsidP="00D162BB">
      <w:pPr>
        <w:pStyle w:val="ListParagraph"/>
        <w:numPr>
          <w:ilvl w:val="5"/>
          <w:numId w:val="2"/>
        </w:numPr>
        <w:spacing w:before="120" w:after="120" w:line="240" w:lineRule="auto"/>
        <w:ind w:left="1980" w:hanging="270"/>
        <w:contextualSpacing w:val="0"/>
        <w:jc w:val="both"/>
        <w:rPr>
          <w:rFonts w:ascii="Times New Roman" w:hAnsi="Times New Roman" w:cs="Times New Roman"/>
        </w:rPr>
      </w:pPr>
      <w:r w:rsidRPr="00A10F37">
        <w:rPr>
          <w:rFonts w:ascii="Times New Roman" w:hAnsi="Times New Roman" w:cs="Times New Roman"/>
          <w:color w:val="000000"/>
        </w:rPr>
        <w:t xml:space="preserve">a Community Module </w:t>
      </w:r>
      <w:r w:rsidR="00135767" w:rsidRPr="00A10F37">
        <w:rPr>
          <w:rFonts w:ascii="Times New Roman" w:hAnsi="Times New Roman" w:cs="Times New Roman"/>
          <w:color w:val="000000"/>
        </w:rPr>
        <w:t>Approval</w:t>
      </w:r>
      <w:bookmarkEnd w:id="8"/>
      <w:r w:rsidR="00A23306" w:rsidRPr="00A10F37">
        <w:rPr>
          <w:rFonts w:ascii="Times New Roman" w:hAnsi="Times New Roman" w:cs="Times New Roman"/>
          <w:color w:val="000000"/>
        </w:rPr>
        <w:t>; or</w:t>
      </w:r>
    </w:p>
    <w:p w14:paraId="24F90980" w14:textId="440F6651" w:rsidR="00A23306" w:rsidRPr="00A10F37" w:rsidRDefault="00472320" w:rsidP="00D162BB">
      <w:pPr>
        <w:pStyle w:val="ListParagraph"/>
        <w:numPr>
          <w:ilvl w:val="4"/>
          <w:numId w:val="2"/>
        </w:numPr>
        <w:spacing w:before="120" w:after="120" w:line="240" w:lineRule="auto"/>
        <w:ind w:left="1800" w:hanging="378"/>
        <w:contextualSpacing w:val="0"/>
        <w:jc w:val="both"/>
        <w:rPr>
          <w:rFonts w:ascii="Times New Roman" w:hAnsi="Times New Roman" w:cs="Times New Roman"/>
        </w:rPr>
      </w:pPr>
      <w:r w:rsidRPr="00A10F37">
        <w:rPr>
          <w:rFonts w:ascii="Times New Roman" w:hAnsi="Times New Roman" w:cs="Times New Roman"/>
        </w:rPr>
        <w:t>approval of</w:t>
      </w:r>
      <w:r w:rsidR="00A23306" w:rsidRPr="00A10F37">
        <w:rPr>
          <w:rFonts w:ascii="Times New Roman" w:hAnsi="Times New Roman" w:cs="Times New Roman"/>
        </w:rPr>
        <w:t xml:space="preserve"> </w:t>
      </w:r>
      <w:bookmarkStart w:id="10" w:name="_Ref170070432"/>
      <w:r w:rsidR="00A23306" w:rsidRPr="00A10F37">
        <w:rPr>
          <w:rFonts w:ascii="Times New Roman" w:hAnsi="Times New Roman" w:cs="Times New Roman"/>
        </w:rPr>
        <w:t>an Emergency Supervisor appointed in accordance with a Community</w:t>
      </w:r>
      <w:r w:rsidR="00BB00E1" w:rsidRPr="00A10F37">
        <w:rPr>
          <w:rFonts w:ascii="Times New Roman" w:hAnsi="Times New Roman" w:cs="Times New Roman"/>
        </w:rPr>
        <w:t xml:space="preserve"> Module</w:t>
      </w:r>
      <w:r w:rsidR="00A23306" w:rsidRPr="00A10F37">
        <w:rPr>
          <w:rFonts w:ascii="Times New Roman" w:hAnsi="Times New Roman" w:cs="Times New Roman"/>
        </w:rPr>
        <w:t xml:space="preserve"> Approval as necessary or desirable to handle an Adverse Event</w:t>
      </w:r>
      <w:r w:rsidR="00641BA3" w:rsidRPr="00A10F37">
        <w:rPr>
          <w:rFonts w:ascii="Times New Roman" w:hAnsi="Times New Roman" w:cs="Times New Roman"/>
        </w:rPr>
        <w:t xml:space="preserve">, or by an Emergency Supervisor or Supervisor to fill a vacancy when the Board is fully vacant, as set forth in </w:t>
      </w:r>
      <w:r w:rsidR="00641BA3" w:rsidRPr="00A10F37">
        <w:rPr>
          <w:rFonts w:ascii="Times New Roman" w:hAnsi="Times New Roman" w:cs="Times New Roman"/>
          <w:u w:val="single"/>
        </w:rPr>
        <w:t xml:space="preserve">Article </w:t>
      </w:r>
      <w:r w:rsidR="00D313F3" w:rsidRPr="00A10F37">
        <w:rPr>
          <w:rFonts w:ascii="Times New Roman" w:hAnsi="Times New Roman" w:cs="Times New Roman"/>
          <w:u w:val="single"/>
        </w:rPr>
        <w:fldChar w:fldCharType="begin"/>
      </w:r>
      <w:r w:rsidR="00D313F3" w:rsidRPr="00A10F37">
        <w:rPr>
          <w:rFonts w:ascii="Times New Roman" w:hAnsi="Times New Roman" w:cs="Times New Roman"/>
          <w:u w:val="single"/>
        </w:rPr>
        <w:instrText xml:space="preserve"> REF _Ref170103992 \w \h </w:instrText>
      </w:r>
      <w:r w:rsidR="00D162BB" w:rsidRPr="00A10F37">
        <w:rPr>
          <w:rFonts w:ascii="Times New Roman" w:hAnsi="Times New Roman" w:cs="Times New Roman"/>
          <w:u w:val="single"/>
        </w:rPr>
        <w:instrText xml:space="preserve"> \* MERGEFORMAT </w:instrText>
      </w:r>
      <w:r w:rsidR="00D313F3" w:rsidRPr="00A10F37">
        <w:rPr>
          <w:rFonts w:ascii="Times New Roman" w:hAnsi="Times New Roman" w:cs="Times New Roman"/>
          <w:u w:val="single"/>
        </w:rPr>
      </w:r>
      <w:r w:rsidR="00D313F3" w:rsidRPr="00A10F37">
        <w:rPr>
          <w:rFonts w:ascii="Times New Roman" w:hAnsi="Times New Roman" w:cs="Times New Roman"/>
          <w:u w:val="single"/>
        </w:rPr>
        <w:fldChar w:fldCharType="separate"/>
      </w:r>
      <w:r w:rsidR="00A01070">
        <w:rPr>
          <w:rFonts w:ascii="Times New Roman" w:hAnsi="Times New Roman" w:cs="Times New Roman"/>
          <w:u w:val="single"/>
        </w:rPr>
        <w:t>3.4.2</w:t>
      </w:r>
      <w:r w:rsidR="00D313F3" w:rsidRPr="00A10F37">
        <w:rPr>
          <w:rFonts w:ascii="Times New Roman" w:hAnsi="Times New Roman" w:cs="Times New Roman"/>
          <w:u w:val="single"/>
        </w:rPr>
        <w:fldChar w:fldCharType="end"/>
      </w:r>
      <w:bookmarkEnd w:id="10"/>
      <w:r w:rsidR="00C43E8A" w:rsidRPr="00A10F37">
        <w:rPr>
          <w:rFonts w:ascii="Times New Roman" w:hAnsi="Times New Roman" w:cs="Times New Roman"/>
        </w:rPr>
        <w:t>.</w:t>
      </w:r>
    </w:p>
    <w:p w14:paraId="1C444449" w14:textId="65D3E8C2" w:rsidR="009B5228" w:rsidRPr="00A10F37" w:rsidRDefault="003207B4" w:rsidP="00D162BB">
      <w:pPr>
        <w:tabs>
          <w:tab w:val="left" w:pos="1440"/>
          <w:tab w:val="left" w:pos="1800"/>
        </w:tabs>
        <w:spacing w:before="120" w:after="120" w:line="240" w:lineRule="auto"/>
        <w:jc w:val="both"/>
        <w:rPr>
          <w:rFonts w:ascii="Times New Roman" w:hAnsi="Times New Roman" w:cs="Times New Roman"/>
        </w:rPr>
      </w:pPr>
      <w:r w:rsidRPr="00A10F37">
        <w:rPr>
          <w:rFonts w:ascii="Times New Roman" w:hAnsi="Times New Roman" w:cs="Times New Roman"/>
          <w:color w:val="000000"/>
        </w:rPr>
        <w:tab/>
      </w:r>
      <w:r w:rsidR="009B5228" w:rsidRPr="00A10F37">
        <w:rPr>
          <w:rFonts w:ascii="Times New Roman" w:hAnsi="Times New Roman" w:cs="Times New Roman"/>
          <w:color w:val="000000"/>
        </w:rPr>
        <w:t>Elections of Directors may be held at any time and from time to time.</w:t>
      </w:r>
    </w:p>
    <w:p w14:paraId="01FC74C6" w14:textId="36FB2D2F" w:rsidR="009B5228" w:rsidRPr="00A10F37" w:rsidRDefault="009B5228" w:rsidP="00D162BB">
      <w:pPr>
        <w:pStyle w:val="ListParagraph"/>
        <w:numPr>
          <w:ilvl w:val="2"/>
          <w:numId w:val="2"/>
        </w:numPr>
        <w:spacing w:before="120" w:after="120"/>
        <w:ind w:left="1080" w:hanging="558"/>
        <w:contextualSpacing w:val="0"/>
        <w:jc w:val="both"/>
        <w:rPr>
          <w:rFonts w:ascii="Times New Roman" w:hAnsi="Times New Roman" w:cs="Times New Roman"/>
        </w:rPr>
      </w:pPr>
      <w:r w:rsidRPr="00A10F37">
        <w:rPr>
          <w:rFonts w:ascii="Times New Roman" w:hAnsi="Times New Roman" w:cs="Times New Roman"/>
          <w:b/>
          <w:bCs/>
          <w:color w:val="000000"/>
        </w:rPr>
        <w:t>Term of Directors</w:t>
      </w:r>
      <w:r w:rsidRPr="00A10F37">
        <w:rPr>
          <w:rFonts w:ascii="Times New Roman" w:hAnsi="Times New Roman" w:cs="Times New Roman"/>
          <w:color w:val="000000"/>
        </w:rPr>
        <w:t>. Each Director, including a Director elected to fill a vacancy, shall hold office from and after the time such Director’s election (and acceptance thereof) until the earlier of</w:t>
      </w:r>
      <w:r w:rsidR="00332888" w:rsidRPr="00A10F37">
        <w:rPr>
          <w:rFonts w:ascii="Times New Roman" w:hAnsi="Times New Roman" w:cs="Times New Roman"/>
          <w:color w:val="000000"/>
        </w:rPr>
        <w:t xml:space="preserve"> such Director’s </w:t>
      </w:r>
      <w:r w:rsidRPr="00A10F37">
        <w:rPr>
          <w:rFonts w:ascii="Times New Roman" w:hAnsi="Times New Roman" w:cs="Times New Roman"/>
          <w:color w:val="000000"/>
        </w:rPr>
        <w:t>resignation, death</w:t>
      </w:r>
      <w:r w:rsidR="00332888" w:rsidRPr="00A10F37">
        <w:rPr>
          <w:rFonts w:ascii="Times New Roman" w:hAnsi="Times New Roman" w:cs="Times New Roman"/>
          <w:color w:val="000000"/>
        </w:rPr>
        <w:t xml:space="preserve"> (if an individual)</w:t>
      </w:r>
      <w:r w:rsidRPr="00A10F37">
        <w:rPr>
          <w:rFonts w:ascii="Times New Roman" w:hAnsi="Times New Roman" w:cs="Times New Roman"/>
          <w:color w:val="000000"/>
        </w:rPr>
        <w:t>,</w:t>
      </w:r>
      <w:r w:rsidR="00332888" w:rsidRPr="00A10F37">
        <w:rPr>
          <w:rFonts w:ascii="Times New Roman" w:hAnsi="Times New Roman" w:cs="Times New Roman"/>
          <w:color w:val="000000"/>
        </w:rPr>
        <w:t xml:space="preserve"> dissolution (if an entity)</w:t>
      </w:r>
      <w:r w:rsidRPr="00A10F37">
        <w:rPr>
          <w:rFonts w:ascii="Times New Roman" w:hAnsi="Times New Roman" w:cs="Times New Roman"/>
          <w:color w:val="000000"/>
        </w:rPr>
        <w:t xml:space="preserve"> or removal.</w:t>
      </w:r>
    </w:p>
    <w:p w14:paraId="52F59763" w14:textId="7A6200F1" w:rsidR="00B353C5" w:rsidRPr="00A10F37" w:rsidRDefault="009B5228" w:rsidP="00D162BB">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hAnsi="Times New Roman" w:cs="Times New Roman"/>
          <w:b/>
          <w:bCs/>
          <w:color w:val="000000"/>
        </w:rPr>
        <w:t>Removal Of Directors</w:t>
      </w:r>
      <w:r w:rsidRPr="00A10F37">
        <w:rPr>
          <w:rFonts w:ascii="Times New Roman" w:hAnsi="Times New Roman" w:cs="Times New Roman"/>
          <w:color w:val="000000"/>
        </w:rPr>
        <w:t xml:space="preserve">. Unless otherwise restricted by statute, by the </w:t>
      </w:r>
      <w:r w:rsidR="00CD14CC">
        <w:rPr>
          <w:rFonts w:ascii="Times New Roman" w:hAnsi="Times New Roman" w:cs="Times New Roman"/>
          <w:color w:val="000000"/>
        </w:rPr>
        <w:t>Constitution</w:t>
      </w:r>
      <w:r w:rsidRPr="00A10F37">
        <w:rPr>
          <w:rFonts w:ascii="Times New Roman" w:hAnsi="Times New Roman" w:cs="Times New Roman"/>
          <w:color w:val="000000"/>
        </w:rPr>
        <w:t xml:space="preserve"> or by these Bylaws, any one or more Directors may be removed, with or without cause, by, and only by </w:t>
      </w:r>
      <w:r w:rsidR="00185C49" w:rsidRPr="00A10F37">
        <w:rPr>
          <w:rFonts w:ascii="Times New Roman" w:hAnsi="Times New Roman" w:cs="Times New Roman"/>
          <w:color w:val="000000"/>
        </w:rPr>
        <w:t>any of the following</w:t>
      </w:r>
      <w:r w:rsidR="00B353C5" w:rsidRPr="00A10F37">
        <w:rPr>
          <w:rFonts w:ascii="Times New Roman" w:hAnsi="Times New Roman" w:cs="Times New Roman"/>
          <w:color w:val="000000"/>
        </w:rPr>
        <w:t xml:space="preserve">: </w:t>
      </w:r>
    </w:p>
    <w:p w14:paraId="5C4517AF" w14:textId="2645DED4" w:rsidR="00213C1C" w:rsidRPr="00A10F37" w:rsidRDefault="00185C49" w:rsidP="00D162BB">
      <w:pPr>
        <w:pStyle w:val="ListParagraph"/>
        <w:numPr>
          <w:ilvl w:val="3"/>
          <w:numId w:val="2"/>
        </w:numPr>
        <w:spacing w:before="120" w:after="120"/>
        <w:ind w:left="1800" w:hanging="720"/>
        <w:contextualSpacing w:val="0"/>
        <w:jc w:val="both"/>
        <w:rPr>
          <w:rFonts w:ascii="Times New Roman" w:hAnsi="Times New Roman" w:cs="Times New Roman"/>
          <w:color w:val="000000"/>
        </w:rPr>
      </w:pPr>
      <w:r w:rsidRPr="00A10F37">
        <w:rPr>
          <w:rFonts w:ascii="Times New Roman" w:hAnsi="Times New Roman" w:cs="Times New Roman"/>
          <w:color w:val="000000"/>
        </w:rPr>
        <w:t xml:space="preserve">the Board; </w:t>
      </w:r>
    </w:p>
    <w:p w14:paraId="593FE947" w14:textId="0DB625CC" w:rsidR="00185C49" w:rsidRPr="00A10F37" w:rsidRDefault="00185C49" w:rsidP="00D162BB">
      <w:pPr>
        <w:pStyle w:val="ListParagraph"/>
        <w:numPr>
          <w:ilvl w:val="3"/>
          <w:numId w:val="2"/>
        </w:numPr>
        <w:spacing w:before="120" w:after="120"/>
        <w:ind w:left="1800" w:hanging="720"/>
        <w:contextualSpacing w:val="0"/>
        <w:jc w:val="both"/>
        <w:rPr>
          <w:rFonts w:ascii="Times New Roman" w:hAnsi="Times New Roman" w:cs="Times New Roman"/>
          <w:color w:val="000000"/>
        </w:rPr>
      </w:pPr>
      <w:r w:rsidRPr="00A10F37">
        <w:rPr>
          <w:rFonts w:ascii="Times New Roman" w:hAnsi="Times New Roman" w:cs="Times New Roman"/>
          <w:color w:val="000000"/>
        </w:rPr>
        <w:t xml:space="preserve">a Community </w:t>
      </w:r>
      <w:r w:rsidRPr="00A10F37">
        <w:rPr>
          <w:rFonts w:ascii="Times New Roman" w:hAnsi="Times New Roman" w:cs="Times New Roman"/>
        </w:rPr>
        <w:t>Module</w:t>
      </w:r>
      <w:r w:rsidRPr="00A10F37">
        <w:rPr>
          <w:rFonts w:ascii="Times New Roman" w:hAnsi="Times New Roman" w:cs="Times New Roman"/>
          <w:color w:val="000000"/>
        </w:rPr>
        <w:t xml:space="preserve"> Approval; or </w:t>
      </w:r>
    </w:p>
    <w:p w14:paraId="3CB87DD2" w14:textId="1D53CC05" w:rsidR="00185C49" w:rsidRPr="00A10F37" w:rsidRDefault="00185C49" w:rsidP="00D162BB">
      <w:pPr>
        <w:pStyle w:val="ListParagraph"/>
        <w:numPr>
          <w:ilvl w:val="3"/>
          <w:numId w:val="2"/>
        </w:numPr>
        <w:spacing w:before="120" w:after="120"/>
        <w:ind w:left="1800" w:hanging="720"/>
        <w:contextualSpacing w:val="0"/>
        <w:jc w:val="both"/>
        <w:rPr>
          <w:rFonts w:ascii="Times New Roman" w:hAnsi="Times New Roman" w:cs="Times New Roman"/>
          <w:color w:val="000000"/>
        </w:rPr>
      </w:pPr>
      <w:r w:rsidRPr="00A10F37">
        <w:rPr>
          <w:rFonts w:ascii="Times New Roman" w:hAnsi="Times New Roman" w:cs="Times New Roman"/>
        </w:rPr>
        <w:t>an Emergency Supervisor appointed in accordance with a Community</w:t>
      </w:r>
      <w:r w:rsidR="00BF0174" w:rsidRPr="00A10F37">
        <w:rPr>
          <w:rFonts w:ascii="Times New Roman" w:hAnsi="Times New Roman" w:cs="Times New Roman"/>
        </w:rPr>
        <w:t xml:space="preserve"> Module</w:t>
      </w:r>
      <w:r w:rsidRPr="00A10F37">
        <w:rPr>
          <w:rFonts w:ascii="Times New Roman" w:hAnsi="Times New Roman" w:cs="Times New Roman"/>
        </w:rPr>
        <w:t xml:space="preserve"> Approval as necessary or desirable to handle an Adverse Event</w:t>
      </w:r>
      <w:r w:rsidR="00255C13" w:rsidRPr="00A10F37">
        <w:rPr>
          <w:rFonts w:ascii="Times New Roman" w:hAnsi="Times New Roman" w:cs="Times New Roman"/>
        </w:rPr>
        <w:t>.</w:t>
      </w:r>
    </w:p>
    <w:p w14:paraId="7920A863" w14:textId="77777777" w:rsidR="00261076" w:rsidRPr="00A10F37" w:rsidRDefault="00DA6A04" w:rsidP="00D162BB">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hAnsi="Times New Roman" w:cs="Times New Roman"/>
          <w:b/>
          <w:bCs/>
          <w:color w:val="000000"/>
        </w:rPr>
        <w:t>Resignation, Death, or Dissolution of Directors</w:t>
      </w:r>
      <w:r w:rsidRPr="00A10F37">
        <w:rPr>
          <w:rFonts w:ascii="Times New Roman" w:hAnsi="Times New Roman" w:cs="Times New Roman"/>
          <w:color w:val="000000"/>
        </w:rPr>
        <w:t xml:space="preserve">. </w:t>
      </w:r>
    </w:p>
    <w:p w14:paraId="24FBE53B" w14:textId="48893EAF" w:rsidR="00261076" w:rsidRPr="00A10F37" w:rsidRDefault="00DA6A04" w:rsidP="00D162BB">
      <w:pPr>
        <w:pStyle w:val="ListParagraph"/>
        <w:numPr>
          <w:ilvl w:val="3"/>
          <w:numId w:val="2"/>
        </w:numPr>
        <w:spacing w:before="120" w:after="120"/>
        <w:ind w:left="1800" w:hanging="720"/>
        <w:contextualSpacing w:val="0"/>
        <w:jc w:val="both"/>
        <w:rPr>
          <w:rFonts w:ascii="Times New Roman" w:hAnsi="Times New Roman" w:cs="Times New Roman"/>
          <w:color w:val="000000"/>
        </w:rPr>
      </w:pPr>
      <w:r w:rsidRPr="00A10F37">
        <w:rPr>
          <w:rFonts w:ascii="Times New Roman" w:hAnsi="Times New Roman" w:cs="Times New Roman"/>
          <w:color w:val="000000"/>
        </w:rPr>
        <w:t xml:space="preserve">Any Director may resign at any time upon written notice to the Board, the Supervisor(s) and the </w:t>
      </w:r>
      <w:r w:rsidRPr="00A10F37">
        <w:rPr>
          <w:rFonts w:ascii="Times New Roman" w:hAnsi="Times New Roman" w:cs="Times New Roman"/>
        </w:rPr>
        <w:t>Community</w:t>
      </w:r>
      <w:r w:rsidRPr="00A10F37">
        <w:rPr>
          <w:rFonts w:ascii="Times New Roman" w:hAnsi="Times New Roman" w:cs="Times New Roman"/>
          <w:color w:val="000000"/>
        </w:rPr>
        <w:t xml:space="preserve">, whereupon such Director shall cease being a Director upon the effective time specified in that notice. The resigning Director shall publish and keep publicly available such notice for at least </w:t>
      </w:r>
      <w:r w:rsidR="00667528" w:rsidRPr="00A10F37">
        <w:rPr>
          <w:rFonts w:ascii="Times New Roman" w:hAnsi="Times New Roman" w:cs="Times New Roman"/>
          <w:color w:val="000000"/>
        </w:rPr>
        <w:t>seven</w:t>
      </w:r>
      <w:r w:rsidRPr="00A10F37">
        <w:rPr>
          <w:rFonts w:ascii="Times New Roman" w:hAnsi="Times New Roman" w:cs="Times New Roman"/>
          <w:color w:val="000000"/>
        </w:rPr>
        <w:t xml:space="preserve"> days after the effective time of the notice, on one or more public URLs known to, and accessible by, the Community, and shall promptly publish, the notice in one or more social media channels or websites known to, and accessible by, the Community. </w:t>
      </w:r>
      <w:r w:rsidR="00575ACB" w:rsidRPr="00A10F37">
        <w:rPr>
          <w:rFonts w:ascii="Times New Roman" w:hAnsi="Times New Roman" w:cs="Times New Roman"/>
        </w:rPr>
        <w:t>Unless otherwise specified in that notice, the acceptance of the resignation shall not be necessary to make it effective</w:t>
      </w:r>
      <w:r w:rsidR="003F54CE" w:rsidRPr="00A10F37">
        <w:rPr>
          <w:rFonts w:ascii="Times New Roman" w:hAnsi="Times New Roman" w:cs="Times New Roman"/>
        </w:rPr>
        <w:t xml:space="preserve">. </w:t>
      </w:r>
      <w:r w:rsidR="00AA5189" w:rsidRPr="00A10F37">
        <w:rPr>
          <w:rFonts w:ascii="Times New Roman" w:hAnsi="Times New Roman" w:cs="Times New Roman"/>
        </w:rPr>
        <w:t>Any resignation is without prejudice to the rights (if any) of the BORG under any contract to which the Director is a party.</w:t>
      </w:r>
    </w:p>
    <w:p w14:paraId="28BB1E74" w14:textId="216410CA" w:rsidR="00DA6A04" w:rsidRPr="00A10F37" w:rsidRDefault="00DA6A04" w:rsidP="00D162BB">
      <w:pPr>
        <w:pStyle w:val="ListParagraph"/>
        <w:numPr>
          <w:ilvl w:val="3"/>
          <w:numId w:val="2"/>
        </w:numPr>
        <w:spacing w:before="120" w:after="120"/>
        <w:ind w:left="1800" w:hanging="720"/>
        <w:contextualSpacing w:val="0"/>
        <w:jc w:val="both"/>
        <w:rPr>
          <w:rFonts w:ascii="Times New Roman" w:hAnsi="Times New Roman" w:cs="Times New Roman"/>
          <w:color w:val="000000"/>
        </w:rPr>
      </w:pPr>
      <w:r w:rsidRPr="00A10F37">
        <w:rPr>
          <w:rFonts w:ascii="Times New Roman" w:hAnsi="Times New Roman" w:cs="Times New Roman"/>
          <w:color w:val="000000"/>
        </w:rPr>
        <w:lastRenderedPageBreak/>
        <w:t>A Director shall automatically cease being a Director upon such Director’s death (if the Director is</w:t>
      </w:r>
      <w:r w:rsidR="00FC5EFA" w:rsidRPr="00A10F37">
        <w:rPr>
          <w:rFonts w:ascii="Times New Roman" w:hAnsi="Times New Roman" w:cs="Times New Roman"/>
          <w:color w:val="000000"/>
        </w:rPr>
        <w:t xml:space="preserve"> a natural person</w:t>
      </w:r>
      <w:r w:rsidRPr="00A10F37">
        <w:rPr>
          <w:rFonts w:ascii="Times New Roman" w:hAnsi="Times New Roman" w:cs="Times New Roman"/>
          <w:color w:val="000000"/>
        </w:rPr>
        <w:t>) or dissolution (if the Director is an entity)</w:t>
      </w:r>
      <w:r w:rsidR="00EE0E55">
        <w:rPr>
          <w:rFonts w:ascii="Times New Roman" w:hAnsi="Times New Roman" w:cs="Times New Roman"/>
          <w:color w:val="000000"/>
        </w:rPr>
        <w:t xml:space="preserve"> </w:t>
      </w:r>
      <w:r w:rsidR="00EE0E55" w:rsidRPr="000B464A">
        <w:rPr>
          <w:rFonts w:ascii="Times New Roman" w:hAnsi="Times New Roman" w:cs="Times New Roman"/>
          <w:color w:val="000000" w:themeColor="text1"/>
        </w:rPr>
        <w:t>or removal in accordance with the Constitution or applicable law</w:t>
      </w:r>
      <w:r w:rsidRPr="00A10F37">
        <w:rPr>
          <w:rFonts w:ascii="Times New Roman" w:hAnsi="Times New Roman" w:cs="Times New Roman"/>
          <w:color w:val="000000"/>
        </w:rPr>
        <w:t>.</w:t>
      </w:r>
    </w:p>
    <w:p w14:paraId="7D0BB2CF" w14:textId="223D4AC9" w:rsidR="00A135E9" w:rsidRPr="00A10F37" w:rsidRDefault="00432707" w:rsidP="00A135E9">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eastAsia="Times New Roman" w:hAnsi="Times New Roman" w:cs="Times New Roman"/>
          <w:b/>
          <w:bCs/>
        </w:rPr>
        <w:t xml:space="preserve">Effectuating Removals. </w:t>
      </w:r>
      <w:r w:rsidR="00A135E9" w:rsidRPr="00A10F37">
        <w:rPr>
          <w:rFonts w:ascii="Times New Roman" w:eastAsia="Times New Roman" w:hAnsi="Times New Roman" w:cs="Times New Roman"/>
        </w:rPr>
        <w:t>Upon removal of a Director caused by a Community Module Approval, the Board shall take any necessary and useful action to cause such removal to take effect. In case of removal, resignation, death or dissolution of Director(s), the remaining Board members shall timely carry out all necessary and useful actions to appoint new Director(s) to fill the relevant vacancy</w:t>
      </w:r>
      <w:r w:rsidR="00907C08" w:rsidRPr="00A10F37">
        <w:rPr>
          <w:rFonts w:ascii="Times New Roman" w:eastAsia="Times New Roman" w:hAnsi="Times New Roman" w:cs="Times New Roman"/>
        </w:rPr>
        <w:t>.</w:t>
      </w:r>
    </w:p>
    <w:p w14:paraId="727F9071" w14:textId="3955F941" w:rsidR="009B5228" w:rsidRPr="00A10F37" w:rsidRDefault="009B5228" w:rsidP="00D162BB">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hAnsi="Times New Roman" w:cs="Times New Roman"/>
          <w:b/>
          <w:bCs/>
          <w:color w:val="000000"/>
        </w:rPr>
        <w:t>Fees And Compensation of Directors</w:t>
      </w:r>
      <w:r w:rsidRPr="00A10F37">
        <w:rPr>
          <w:rFonts w:ascii="Times New Roman" w:hAnsi="Times New Roman" w:cs="Times New Roman"/>
          <w:color w:val="000000"/>
        </w:rPr>
        <w:t xml:space="preserve">. Directors may be compensated </w:t>
      </w:r>
      <w:r w:rsidR="00EB4CAE" w:rsidRPr="00A10F37">
        <w:rPr>
          <w:rFonts w:ascii="Times New Roman" w:hAnsi="Times New Roman" w:cs="Times New Roman"/>
          <w:color w:val="000000"/>
        </w:rPr>
        <w:t xml:space="preserve">out of the Ops Funds </w:t>
      </w:r>
      <w:r w:rsidRPr="00A10F37">
        <w:rPr>
          <w:rFonts w:ascii="Times New Roman" w:hAnsi="Times New Roman" w:cs="Times New Roman"/>
          <w:color w:val="000000"/>
        </w:rPr>
        <w:t xml:space="preserve">for serving on the Board. </w:t>
      </w:r>
      <w:r w:rsidR="0047681D" w:rsidRPr="00A10F37">
        <w:rPr>
          <w:rFonts w:ascii="Times New Roman" w:hAnsi="Times New Roman" w:cs="Times New Roman"/>
          <w:color w:val="000000"/>
        </w:rPr>
        <w:t xml:space="preserve">The compensation of each Director shall be set by the Board and Community Module Approval. </w:t>
      </w:r>
    </w:p>
    <w:p w14:paraId="1EEB2324" w14:textId="77777777" w:rsidR="0056481C" w:rsidRPr="00A10F37" w:rsidRDefault="0056481C" w:rsidP="0056481C">
      <w:pPr>
        <w:numPr>
          <w:ilvl w:val="1"/>
          <w:numId w:val="2"/>
        </w:numPr>
        <w:pBdr>
          <w:top w:val="nil"/>
          <w:left w:val="nil"/>
          <w:bottom w:val="nil"/>
          <w:right w:val="nil"/>
          <w:between w:val="nil"/>
        </w:pBdr>
        <w:spacing w:after="140" w:line="290" w:lineRule="auto"/>
        <w:jc w:val="both"/>
        <w:rPr>
          <w:rFonts w:ascii="Times New Roman" w:hAnsi="Times New Roman" w:cs="Times New Roman"/>
          <w:b/>
          <w:color w:val="000000"/>
        </w:rPr>
      </w:pPr>
      <w:r w:rsidRPr="00A10F37">
        <w:rPr>
          <w:rFonts w:ascii="Times New Roman" w:hAnsi="Times New Roman" w:cs="Times New Roman"/>
          <w:b/>
          <w:bCs/>
          <w:i/>
          <w:iCs/>
        </w:rPr>
        <w:t>Officers</w:t>
      </w:r>
    </w:p>
    <w:p w14:paraId="3DAFD9F8" w14:textId="45E0C247" w:rsidR="0056481C" w:rsidRPr="00A10F37" w:rsidRDefault="0056481C" w:rsidP="00DC2188">
      <w:pPr>
        <w:pStyle w:val="ListParagraph"/>
        <w:numPr>
          <w:ilvl w:val="2"/>
          <w:numId w:val="2"/>
        </w:numPr>
        <w:spacing w:before="120" w:after="120"/>
        <w:ind w:left="1080" w:hanging="558"/>
        <w:contextualSpacing w:val="0"/>
        <w:jc w:val="both"/>
        <w:rPr>
          <w:rFonts w:ascii="Times New Roman" w:hAnsi="Times New Roman" w:cs="Times New Roman"/>
          <w:color w:val="000000"/>
          <w:u w:val="single"/>
        </w:rPr>
      </w:pPr>
      <w:r w:rsidRPr="00A10F37">
        <w:rPr>
          <w:rFonts w:ascii="Times New Roman" w:hAnsi="Times New Roman" w:cs="Times New Roman"/>
          <w:b/>
          <w:bCs/>
          <w:color w:val="000000"/>
        </w:rPr>
        <w:t>Purpose and Powers of Officers</w:t>
      </w:r>
      <w:r w:rsidRPr="00A10F37">
        <w:rPr>
          <w:rFonts w:ascii="Times New Roman" w:hAnsi="Times New Roman" w:cs="Times New Roman"/>
          <w:color w:val="000000"/>
        </w:rPr>
        <w:t xml:space="preserve">. The Board may from time to time appoint officers of the BORG </w:t>
      </w:r>
      <w:r w:rsidR="00A01413" w:rsidRPr="00A10F37">
        <w:rPr>
          <w:rFonts w:ascii="Times New Roman" w:hAnsi="Times New Roman" w:cs="Times New Roman"/>
          <w:color w:val="000000"/>
        </w:rPr>
        <w:t xml:space="preserve">to manage the day-to-day affairs of the BORG </w:t>
      </w:r>
      <w:r w:rsidRPr="00A10F37">
        <w:rPr>
          <w:rFonts w:ascii="Times New Roman" w:hAnsi="Times New Roman" w:cs="Times New Roman"/>
          <w:color w:val="000000"/>
        </w:rPr>
        <w:t>(“</w:t>
      </w:r>
      <w:r w:rsidRPr="00A10F37">
        <w:rPr>
          <w:rFonts w:ascii="Times New Roman" w:hAnsi="Times New Roman" w:cs="Times New Roman"/>
          <w:b/>
          <w:bCs/>
          <w:i/>
          <w:iCs/>
          <w:color w:val="000000"/>
        </w:rPr>
        <w:t>Officers</w:t>
      </w:r>
      <w:r w:rsidRPr="00A10F37">
        <w:rPr>
          <w:rFonts w:ascii="Times New Roman" w:hAnsi="Times New Roman" w:cs="Times New Roman"/>
          <w:color w:val="000000"/>
        </w:rPr>
        <w:t>”). Each Officer shall have all and only the powers that are expressly delegated to such Officer by the Board in a written resolution of the Board</w:t>
      </w:r>
      <w:r w:rsidR="00A01413" w:rsidRPr="00A10F37">
        <w:rPr>
          <w:rFonts w:ascii="Times New Roman" w:hAnsi="Times New Roman" w:cs="Times New Roman"/>
          <w:color w:val="000000"/>
        </w:rPr>
        <w:t xml:space="preserve">; </w:t>
      </w:r>
      <w:r w:rsidR="00A01413" w:rsidRPr="00A10F37">
        <w:rPr>
          <w:rFonts w:ascii="Times New Roman" w:hAnsi="Times New Roman" w:cs="Times New Roman"/>
          <w:i/>
          <w:iCs/>
          <w:color w:val="000000"/>
        </w:rPr>
        <w:t xml:space="preserve">provided, however, </w:t>
      </w:r>
      <w:r w:rsidR="00A01413" w:rsidRPr="00A10F37">
        <w:rPr>
          <w:rFonts w:ascii="Times New Roman" w:hAnsi="Times New Roman" w:cs="Times New Roman"/>
          <w:color w:val="000000"/>
        </w:rPr>
        <w:t>that</w:t>
      </w:r>
      <w:r w:rsidR="009934A9" w:rsidRPr="00A10F37">
        <w:rPr>
          <w:rFonts w:ascii="Times New Roman" w:hAnsi="Times New Roman" w:cs="Times New Roman"/>
          <w:color w:val="000000"/>
        </w:rPr>
        <w:t xml:space="preserve"> the Board shall not delegate any Non-Delegable Powers to the Officers and</w:t>
      </w:r>
      <w:r w:rsidR="00A01413" w:rsidRPr="00A10F37">
        <w:rPr>
          <w:rFonts w:ascii="Times New Roman" w:hAnsi="Times New Roman" w:cs="Times New Roman"/>
          <w:color w:val="000000"/>
        </w:rPr>
        <w:t xml:space="preserve"> the Officers must remain under the supervision and authority of the Board</w:t>
      </w:r>
      <w:r w:rsidR="00656723" w:rsidRPr="00A10F37">
        <w:rPr>
          <w:rFonts w:ascii="Times New Roman" w:hAnsi="Times New Roman" w:cs="Times New Roman"/>
          <w:color w:val="000000"/>
        </w:rPr>
        <w:t xml:space="preserve"> and shall not</w:t>
      </w:r>
      <w:r w:rsidR="00A10E54" w:rsidRPr="00A10F37">
        <w:rPr>
          <w:rFonts w:ascii="Times New Roman" w:hAnsi="Times New Roman" w:cs="Times New Roman"/>
          <w:color w:val="000000"/>
        </w:rPr>
        <w:t>, without express written authorization of the Board for the particular transaction: (i)</w:t>
      </w:r>
      <w:r w:rsidR="00656723" w:rsidRPr="00A10F37">
        <w:rPr>
          <w:rFonts w:ascii="Times New Roman" w:hAnsi="Times New Roman" w:cs="Times New Roman"/>
          <w:color w:val="000000"/>
        </w:rPr>
        <w:t xml:space="preserve"> be entitled to </w:t>
      </w:r>
      <w:r w:rsidR="009934A9" w:rsidRPr="00A10F37">
        <w:rPr>
          <w:rFonts w:ascii="Times New Roman" w:hAnsi="Times New Roman" w:cs="Times New Roman"/>
          <w:color w:val="000000"/>
        </w:rPr>
        <w:t>any action with respect to the Non-Delegable Powers; or (ii)</w:t>
      </w:r>
      <w:r w:rsidR="00A10E54" w:rsidRPr="00A10F37">
        <w:rPr>
          <w:rFonts w:ascii="Times New Roman" w:hAnsi="Times New Roman" w:cs="Times New Roman"/>
          <w:color w:val="000000"/>
        </w:rPr>
        <w:t xml:space="preserve"> act in lieu of or exercise any right or perform any duty properly belonging to the Alliance Multisig</w:t>
      </w:r>
      <w:r w:rsidRPr="00A10F37">
        <w:rPr>
          <w:rFonts w:ascii="Times New Roman" w:hAnsi="Times New Roman" w:cs="Times New Roman"/>
          <w:color w:val="000000"/>
        </w:rPr>
        <w:t>. The purpose of each Officer is to exercise the powers delegated to them and otherwise carry out the instructions of the Board.</w:t>
      </w:r>
    </w:p>
    <w:p w14:paraId="1E49DA49" w14:textId="77777777" w:rsidR="0056481C" w:rsidRPr="00A10F37" w:rsidRDefault="0056481C" w:rsidP="00DC2188">
      <w:pPr>
        <w:pStyle w:val="ListParagraph"/>
        <w:numPr>
          <w:ilvl w:val="2"/>
          <w:numId w:val="2"/>
        </w:numPr>
        <w:spacing w:before="120" w:after="120"/>
        <w:ind w:left="1080" w:hanging="558"/>
        <w:contextualSpacing w:val="0"/>
        <w:jc w:val="both"/>
        <w:rPr>
          <w:rFonts w:ascii="Times New Roman" w:hAnsi="Times New Roman" w:cs="Times New Roman"/>
          <w:color w:val="000000"/>
          <w:u w:val="single"/>
        </w:rPr>
      </w:pPr>
      <w:r w:rsidRPr="00A10F37">
        <w:rPr>
          <w:rFonts w:ascii="Times New Roman" w:hAnsi="Times New Roman" w:cs="Times New Roman"/>
          <w:b/>
          <w:bCs/>
          <w:color w:val="000000"/>
        </w:rPr>
        <w:t>Appointment of Officers</w:t>
      </w:r>
      <w:r w:rsidRPr="00A10F37">
        <w:rPr>
          <w:rFonts w:ascii="Times New Roman" w:hAnsi="Times New Roman" w:cs="Times New Roman"/>
          <w:color w:val="000000"/>
        </w:rPr>
        <w:t>. Officers shall be appointed by the Board. Each Officer must be a natural person.</w:t>
      </w:r>
    </w:p>
    <w:p w14:paraId="1247D82C" w14:textId="77777777" w:rsidR="0056481C" w:rsidRPr="00A10F37" w:rsidRDefault="0056481C" w:rsidP="00DC2188">
      <w:pPr>
        <w:pStyle w:val="ListParagraph"/>
        <w:numPr>
          <w:ilvl w:val="2"/>
          <w:numId w:val="2"/>
        </w:numPr>
        <w:spacing w:before="120" w:after="120"/>
        <w:ind w:left="1080" w:hanging="558"/>
        <w:contextualSpacing w:val="0"/>
        <w:jc w:val="both"/>
        <w:rPr>
          <w:rFonts w:ascii="Times New Roman" w:hAnsi="Times New Roman" w:cs="Times New Roman"/>
          <w:color w:val="000000"/>
          <w:u w:val="single"/>
        </w:rPr>
      </w:pPr>
      <w:r w:rsidRPr="00A10F37">
        <w:rPr>
          <w:rFonts w:ascii="Times New Roman" w:hAnsi="Times New Roman" w:cs="Times New Roman"/>
          <w:b/>
          <w:bCs/>
          <w:color w:val="000000"/>
        </w:rPr>
        <w:t>Term of Officers</w:t>
      </w:r>
      <w:r w:rsidRPr="00A10F37">
        <w:rPr>
          <w:rFonts w:ascii="Times New Roman" w:hAnsi="Times New Roman" w:cs="Times New Roman"/>
          <w:color w:val="000000"/>
        </w:rPr>
        <w:t>. Each Officer shall hold office from and after the time of such Officer’s appointment election (and acceptance thereof) until the earlier of such Officer’s resignation, death or removal.</w:t>
      </w:r>
    </w:p>
    <w:p w14:paraId="693CC58E" w14:textId="77777777" w:rsidR="0056481C" w:rsidRPr="00A10F37" w:rsidRDefault="0056481C" w:rsidP="00DC2188">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hAnsi="Times New Roman" w:cs="Times New Roman"/>
          <w:b/>
          <w:bCs/>
          <w:color w:val="000000"/>
        </w:rPr>
        <w:t>Removal Of Officers</w:t>
      </w:r>
      <w:r w:rsidRPr="00A10F37">
        <w:rPr>
          <w:rFonts w:ascii="Times New Roman" w:hAnsi="Times New Roman" w:cs="Times New Roman"/>
          <w:color w:val="000000"/>
        </w:rPr>
        <w:t>. Any Officer may be removed, either with or without cause, by the Board.</w:t>
      </w:r>
    </w:p>
    <w:p w14:paraId="5B73D3EB" w14:textId="77777777" w:rsidR="0056481C" w:rsidRPr="00A10F37" w:rsidRDefault="0056481C" w:rsidP="00DC2188">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hAnsi="Times New Roman" w:cs="Times New Roman"/>
          <w:b/>
          <w:bCs/>
          <w:color w:val="000000"/>
        </w:rPr>
        <w:t>Resignation or Death of Officers</w:t>
      </w:r>
      <w:r w:rsidRPr="00A10F37">
        <w:rPr>
          <w:rFonts w:ascii="Times New Roman" w:hAnsi="Times New Roman" w:cs="Times New Roman"/>
          <w:color w:val="000000"/>
        </w:rPr>
        <w:t xml:space="preserve">. Any Officer may resign at any time by giving written notice to </w:t>
      </w:r>
      <w:r w:rsidRPr="00A10F37">
        <w:rPr>
          <w:rFonts w:ascii="Times New Roman" w:hAnsi="Times New Roman" w:cs="Times New Roman"/>
        </w:rPr>
        <w:t>the Board</w:t>
      </w:r>
      <w:r w:rsidRPr="00A10F37">
        <w:rPr>
          <w:rFonts w:ascii="Times New Roman" w:hAnsi="Times New Roman" w:cs="Times New Roman"/>
          <w:color w:val="000000"/>
        </w:rPr>
        <w:t>. Any resignation shall take effect at the date of the receipt of that notice or at any later time specified in that notice; and, unless otherwise specified in that notice, the acceptance of the resignation shall not be necessary to make it effective. Any resignation is without prejudice to the rights (if any) of the BORG under any contract to which the Officer is a party. An Officer shall automatically cease being an Officer upon such Officer’s death.</w:t>
      </w:r>
    </w:p>
    <w:p w14:paraId="37835495" w14:textId="0E903B2E" w:rsidR="0056481C" w:rsidRPr="00A10F37" w:rsidRDefault="0056481C" w:rsidP="00DC2188">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hAnsi="Times New Roman" w:cs="Times New Roman"/>
          <w:b/>
          <w:bCs/>
          <w:color w:val="000000"/>
        </w:rPr>
        <w:t>Fees and Compensation of Officers</w:t>
      </w:r>
      <w:r w:rsidRPr="00A10F37">
        <w:rPr>
          <w:rFonts w:ascii="Times New Roman" w:hAnsi="Times New Roman" w:cs="Times New Roman"/>
          <w:color w:val="000000"/>
        </w:rPr>
        <w:t>. Officers may be compensated for serving as Officers. The compensation of Officers shall be set by the Board.</w:t>
      </w:r>
    </w:p>
    <w:p w14:paraId="7C9AAC24" w14:textId="62DCE5C9" w:rsidR="00923304" w:rsidRPr="00A10F37" w:rsidRDefault="00163DFF"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noProof/>
        </w:rPr>
        <w:t>Alliance</w:t>
      </w:r>
      <w:r w:rsidR="007829CA" w:rsidRPr="00A10F37">
        <w:rPr>
          <w:rFonts w:ascii="Times New Roman" w:hAnsi="Times New Roman" w:cs="Times New Roman"/>
          <w:b/>
          <w:bCs/>
          <w:i/>
          <w:iCs/>
        </w:rPr>
        <w:t xml:space="preserve"> </w:t>
      </w:r>
      <w:r w:rsidR="00A9686D" w:rsidRPr="00A10F37">
        <w:rPr>
          <w:rFonts w:ascii="Times New Roman" w:hAnsi="Times New Roman" w:cs="Times New Roman"/>
          <w:b/>
          <w:bCs/>
          <w:i/>
          <w:iCs/>
        </w:rPr>
        <w:t>Multisig</w:t>
      </w:r>
      <w:r w:rsidR="00923304" w:rsidRPr="00A10F37">
        <w:rPr>
          <w:rFonts w:ascii="Times New Roman" w:hAnsi="Times New Roman" w:cs="Times New Roman"/>
          <w:b/>
          <w:bCs/>
          <w:i/>
          <w:iCs/>
        </w:rPr>
        <w:t xml:space="preserve"> Members</w:t>
      </w:r>
    </w:p>
    <w:p w14:paraId="1D5B6A62" w14:textId="327F4A59" w:rsidR="005F230A" w:rsidRPr="00A10F37" w:rsidRDefault="005F230A" w:rsidP="00D162BB">
      <w:pPr>
        <w:pStyle w:val="ListParagraph"/>
        <w:numPr>
          <w:ilvl w:val="2"/>
          <w:numId w:val="2"/>
        </w:numPr>
        <w:spacing w:before="120" w:after="120"/>
        <w:ind w:left="1080" w:hanging="558"/>
        <w:contextualSpacing w:val="0"/>
        <w:jc w:val="both"/>
        <w:rPr>
          <w:rFonts w:ascii="Times New Roman" w:hAnsi="Times New Roman" w:cs="Times New Roman"/>
          <w:b/>
          <w:bCs/>
        </w:rPr>
      </w:pPr>
      <w:r w:rsidRPr="00A10F37">
        <w:rPr>
          <w:rFonts w:ascii="Times New Roman" w:hAnsi="Times New Roman" w:cs="Times New Roman"/>
          <w:b/>
          <w:bCs/>
        </w:rPr>
        <w:t xml:space="preserve">Purpose and Powers of </w:t>
      </w:r>
      <w:r w:rsidR="00163DFF" w:rsidRPr="00A10F37">
        <w:rPr>
          <w:rFonts w:ascii="Times New Roman" w:hAnsi="Times New Roman" w:cs="Times New Roman"/>
          <w:b/>
          <w:bCs/>
          <w:noProof/>
        </w:rPr>
        <w:t>Alliance</w:t>
      </w:r>
      <w:r w:rsidRPr="00A10F37">
        <w:rPr>
          <w:rFonts w:ascii="Times New Roman" w:hAnsi="Times New Roman" w:cs="Times New Roman"/>
          <w:b/>
          <w:bCs/>
        </w:rPr>
        <w:t xml:space="preserve"> Multisig Members</w:t>
      </w:r>
    </w:p>
    <w:p w14:paraId="4498B138" w14:textId="65C72C8E" w:rsidR="005F230A" w:rsidRPr="00A10F37" w:rsidRDefault="009E5A83"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 xml:space="preserve">The purposes of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shall be to serve on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shall not have any individual power or authority. </w:t>
      </w:r>
    </w:p>
    <w:p w14:paraId="0414F138" w14:textId="27EB553B" w:rsidR="00923304" w:rsidRPr="00A10F37" w:rsidRDefault="00923304" w:rsidP="00D162BB">
      <w:pPr>
        <w:pStyle w:val="ListParagraph"/>
        <w:numPr>
          <w:ilvl w:val="3"/>
          <w:numId w:val="2"/>
        </w:numPr>
        <w:spacing w:before="120" w:after="120"/>
        <w:ind w:left="1800" w:hanging="720"/>
        <w:contextualSpacing w:val="0"/>
        <w:jc w:val="both"/>
        <w:rPr>
          <w:rFonts w:ascii="Times New Roman" w:hAnsi="Times New Roman" w:cs="Times New Roman"/>
          <w:i/>
          <w:iCs/>
        </w:rPr>
      </w:pPr>
      <w:r w:rsidRPr="00A10F37">
        <w:rPr>
          <w:rFonts w:ascii="Times New Roman" w:hAnsi="Times New Roman" w:cs="Times New Roman"/>
        </w:rPr>
        <w:lastRenderedPageBreak/>
        <w:t xml:space="preserve">The </w:t>
      </w:r>
      <w:r w:rsidR="00A9686D" w:rsidRPr="00A10F37">
        <w:rPr>
          <w:rFonts w:ascii="Times New Roman" w:hAnsi="Times New Roman" w:cs="Times New Roman"/>
        </w:rPr>
        <w:t>Multisig</w:t>
      </w:r>
      <w:r w:rsidRPr="00A10F37">
        <w:rPr>
          <w:rFonts w:ascii="Times New Roman" w:hAnsi="Times New Roman" w:cs="Times New Roman"/>
        </w:rPr>
        <w:t xml:space="preserve"> Members of 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are referred to herein as “</w:t>
      </w:r>
      <w:r w:rsidR="00163DFF" w:rsidRPr="00A10F37">
        <w:rPr>
          <w:rFonts w:ascii="Times New Roman" w:hAnsi="Times New Roman" w:cs="Times New Roman"/>
          <w:b/>
          <w:bCs/>
          <w:i/>
          <w:iCs/>
          <w:noProof/>
        </w:rPr>
        <w:t>Alliance</w:t>
      </w:r>
      <w:r w:rsidR="00C40C43" w:rsidRPr="00A10F37">
        <w:rPr>
          <w:rFonts w:ascii="Times New Roman" w:hAnsi="Times New Roman" w:cs="Times New Roman"/>
          <w:b/>
          <w:bCs/>
          <w:i/>
          <w:iCs/>
          <w:noProof/>
        </w:rPr>
        <w:t xml:space="preserve"> </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Members</w:t>
      </w:r>
      <w:r w:rsidRPr="00A10F37">
        <w:rPr>
          <w:rFonts w:ascii="Times New Roman" w:hAnsi="Times New Roman" w:cs="Times New Roman"/>
        </w:rPr>
        <w:t xml:space="preserve">” and shall have such rights and obligations as are specified in these Bylaws and the other Governance Agreements. </w:t>
      </w:r>
    </w:p>
    <w:p w14:paraId="0D21437D" w14:textId="31E5DC44" w:rsidR="00C725E3" w:rsidRPr="00A10F37" w:rsidRDefault="001E42E4"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 xml:space="preserve">The </w:t>
      </w:r>
      <w:r w:rsidR="00163DFF" w:rsidRPr="00A10F37">
        <w:rPr>
          <w:rFonts w:ascii="Times New Roman" w:hAnsi="Times New Roman" w:cs="Times New Roman"/>
          <w:noProof/>
        </w:rPr>
        <w:t>Alliance</w:t>
      </w:r>
      <w:r w:rsidRPr="00A10F37">
        <w:rPr>
          <w:rFonts w:ascii="Times New Roman" w:hAnsi="Times New Roman" w:cs="Times New Roman"/>
          <w:b/>
          <w:bCs/>
        </w:rPr>
        <w:t xml:space="preserve"> </w:t>
      </w:r>
      <w:r w:rsidRPr="00A10F37">
        <w:rPr>
          <w:rFonts w:ascii="Times New Roman" w:hAnsi="Times New Roman" w:cs="Times New Roman"/>
        </w:rPr>
        <w:t xml:space="preserve">Multisig Members </w:t>
      </w:r>
      <w:r w:rsidR="0072072C" w:rsidRPr="00A10F37">
        <w:rPr>
          <w:rFonts w:ascii="Times New Roman" w:hAnsi="Times New Roman" w:cs="Times New Roman"/>
        </w:rPr>
        <w:t xml:space="preserve">shall be of two types: </w:t>
      </w:r>
    </w:p>
    <w:p w14:paraId="23F9C203" w14:textId="20309DE5" w:rsidR="0072072C" w:rsidRPr="00A10F37" w:rsidRDefault="00163DFF" w:rsidP="00D162BB">
      <w:pPr>
        <w:pStyle w:val="ListParagraph"/>
        <w:numPr>
          <w:ilvl w:val="4"/>
          <w:numId w:val="2"/>
        </w:numPr>
        <w:spacing w:before="120" w:after="120"/>
        <w:contextualSpacing w:val="0"/>
        <w:jc w:val="both"/>
        <w:rPr>
          <w:rFonts w:ascii="Times New Roman" w:hAnsi="Times New Roman" w:cs="Times New Roman"/>
        </w:rPr>
      </w:pPr>
      <w:r w:rsidRPr="00A10F37">
        <w:rPr>
          <w:rFonts w:ascii="Times New Roman" w:hAnsi="Times New Roman" w:cs="Times New Roman"/>
          <w:noProof/>
        </w:rPr>
        <w:t>Alliance</w:t>
      </w:r>
      <w:r w:rsidR="0072072C" w:rsidRPr="00A10F37">
        <w:rPr>
          <w:rFonts w:ascii="Times New Roman" w:hAnsi="Times New Roman" w:cs="Times New Roman"/>
        </w:rPr>
        <w:t xml:space="preserve"> Multisig Members who are also Directors</w:t>
      </w:r>
      <w:r w:rsidR="009709DA" w:rsidRPr="00A10F37">
        <w:rPr>
          <w:rFonts w:ascii="Times New Roman" w:hAnsi="Times New Roman" w:cs="Times New Roman"/>
        </w:rPr>
        <w:t xml:space="preserve"> (“</w:t>
      </w:r>
      <w:r w:rsidR="009709DA" w:rsidRPr="00A10F37">
        <w:rPr>
          <w:rFonts w:ascii="Times New Roman" w:hAnsi="Times New Roman" w:cs="Times New Roman"/>
          <w:b/>
          <w:bCs/>
          <w:i/>
          <w:iCs/>
        </w:rPr>
        <w:t xml:space="preserve">Director </w:t>
      </w:r>
      <w:r w:rsidRPr="00A10F37">
        <w:rPr>
          <w:rFonts w:ascii="Times New Roman" w:hAnsi="Times New Roman" w:cs="Times New Roman"/>
          <w:b/>
          <w:bCs/>
          <w:i/>
          <w:iCs/>
          <w:noProof/>
        </w:rPr>
        <w:t>Alliance</w:t>
      </w:r>
      <w:r w:rsidR="009709DA" w:rsidRPr="00A10F37">
        <w:rPr>
          <w:rFonts w:ascii="Times New Roman" w:hAnsi="Times New Roman" w:cs="Times New Roman"/>
          <w:b/>
          <w:bCs/>
          <w:i/>
          <w:iCs/>
        </w:rPr>
        <w:t xml:space="preserve"> Multisig Members</w:t>
      </w:r>
      <w:r w:rsidR="009709DA" w:rsidRPr="00A10F37">
        <w:rPr>
          <w:rFonts w:ascii="Times New Roman" w:hAnsi="Times New Roman" w:cs="Times New Roman"/>
        </w:rPr>
        <w:t>”)</w:t>
      </w:r>
      <w:r w:rsidR="0072072C" w:rsidRPr="00A10F37">
        <w:rPr>
          <w:rFonts w:ascii="Times New Roman" w:hAnsi="Times New Roman" w:cs="Times New Roman"/>
        </w:rPr>
        <w:t xml:space="preserve">; </w:t>
      </w:r>
      <w:r w:rsidR="00D16111" w:rsidRPr="00A10F37">
        <w:rPr>
          <w:rFonts w:ascii="Times New Roman" w:hAnsi="Times New Roman" w:cs="Times New Roman"/>
        </w:rPr>
        <w:t>and</w:t>
      </w:r>
    </w:p>
    <w:p w14:paraId="03642729" w14:textId="19156B75" w:rsidR="00E0415A" w:rsidRPr="00A10F37" w:rsidRDefault="00163DFF" w:rsidP="00971E57">
      <w:pPr>
        <w:pStyle w:val="ListParagraph"/>
        <w:numPr>
          <w:ilvl w:val="4"/>
          <w:numId w:val="2"/>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noProof/>
        </w:rPr>
        <w:t>Alliance</w:t>
      </w:r>
      <w:r w:rsidR="00D16111" w:rsidRPr="00A10F37">
        <w:rPr>
          <w:rFonts w:ascii="Times New Roman" w:hAnsi="Times New Roman" w:cs="Times New Roman"/>
        </w:rPr>
        <w:t xml:space="preserve"> Multisig Members who are Guardians</w:t>
      </w:r>
      <w:r w:rsidR="00B65C73" w:rsidRPr="00A10F37">
        <w:rPr>
          <w:rFonts w:ascii="Times New Roman" w:hAnsi="Times New Roman" w:cs="Times New Roman"/>
        </w:rPr>
        <w:t xml:space="preserve"> (“</w:t>
      </w:r>
      <w:r w:rsidR="00B65C73" w:rsidRPr="00A10F37">
        <w:rPr>
          <w:rFonts w:ascii="Times New Roman" w:hAnsi="Times New Roman" w:cs="Times New Roman"/>
          <w:b/>
          <w:bCs/>
          <w:i/>
          <w:iCs/>
        </w:rPr>
        <w:t xml:space="preserve">Guardian </w:t>
      </w:r>
      <w:r w:rsidRPr="00A10F37">
        <w:rPr>
          <w:rFonts w:ascii="Times New Roman" w:hAnsi="Times New Roman" w:cs="Times New Roman"/>
          <w:b/>
          <w:bCs/>
          <w:i/>
          <w:iCs/>
          <w:noProof/>
        </w:rPr>
        <w:t>Alliance</w:t>
      </w:r>
      <w:r w:rsidR="00B65C73" w:rsidRPr="00A10F37">
        <w:rPr>
          <w:rFonts w:ascii="Times New Roman" w:hAnsi="Times New Roman" w:cs="Times New Roman"/>
          <w:b/>
          <w:bCs/>
          <w:i/>
          <w:iCs/>
        </w:rPr>
        <w:t xml:space="preserve"> Multisig Members</w:t>
      </w:r>
      <w:r w:rsidR="00B65C73" w:rsidRPr="00A10F37">
        <w:rPr>
          <w:rFonts w:ascii="Times New Roman" w:hAnsi="Times New Roman" w:cs="Times New Roman"/>
        </w:rPr>
        <w:t>”)</w:t>
      </w:r>
      <w:r w:rsidR="00D16111" w:rsidRPr="00A10F37">
        <w:rPr>
          <w:rFonts w:ascii="Times New Roman" w:hAnsi="Times New Roman" w:cs="Times New Roman"/>
        </w:rPr>
        <w:t xml:space="preserve">. </w:t>
      </w:r>
    </w:p>
    <w:p w14:paraId="4F696289" w14:textId="1A845DA5" w:rsidR="00DA0828" w:rsidRPr="00A10F37" w:rsidRDefault="00DA0828" w:rsidP="00D162BB">
      <w:pPr>
        <w:pStyle w:val="ListParagraph"/>
        <w:numPr>
          <w:ilvl w:val="2"/>
          <w:numId w:val="2"/>
        </w:numPr>
        <w:spacing w:before="120" w:after="120"/>
        <w:ind w:left="1080" w:hanging="558"/>
        <w:contextualSpacing w:val="0"/>
        <w:jc w:val="both"/>
        <w:rPr>
          <w:rFonts w:ascii="Times New Roman" w:hAnsi="Times New Roman" w:cs="Times New Roman"/>
        </w:rPr>
      </w:pPr>
      <w:r w:rsidRPr="00A10F37">
        <w:rPr>
          <w:rFonts w:ascii="Times New Roman" w:hAnsi="Times New Roman" w:cs="Times New Roman"/>
          <w:b/>
          <w:bCs/>
          <w:noProof/>
        </w:rPr>
        <w:t>Appointment</w:t>
      </w:r>
      <w:r w:rsidRPr="00A10F37">
        <w:rPr>
          <w:rFonts w:ascii="Times New Roman" w:hAnsi="Times New Roman" w:cs="Times New Roman"/>
          <w:color w:val="000000"/>
        </w:rPr>
        <w:t xml:space="preserve"> </w:t>
      </w:r>
      <w:r w:rsidRPr="00A10F37">
        <w:rPr>
          <w:rFonts w:ascii="Times New Roman" w:hAnsi="Times New Roman" w:cs="Times New Roman"/>
          <w:b/>
          <w:bCs/>
          <w:color w:val="000000"/>
        </w:rPr>
        <w:t xml:space="preserve">Of </w:t>
      </w:r>
      <w:r w:rsidR="00163DFF" w:rsidRPr="00A10F37">
        <w:rPr>
          <w:rFonts w:ascii="Times New Roman" w:hAnsi="Times New Roman" w:cs="Times New Roman"/>
          <w:b/>
          <w:bCs/>
          <w:noProof/>
        </w:rPr>
        <w:t>Alliance</w:t>
      </w:r>
      <w:r w:rsidRPr="00A10F37">
        <w:rPr>
          <w:rFonts w:ascii="Times New Roman" w:hAnsi="Times New Roman" w:cs="Times New Roman"/>
          <w:b/>
          <w:bCs/>
          <w:color w:val="000000"/>
        </w:rPr>
        <w:t xml:space="preserve"> Multisig Members</w:t>
      </w:r>
      <w:r w:rsidRPr="00A10F37">
        <w:rPr>
          <w:rFonts w:ascii="Times New Roman" w:hAnsi="Times New Roman" w:cs="Times New Roman"/>
          <w:color w:val="000000"/>
        </w:rPr>
        <w:t xml:space="preserve">. </w:t>
      </w:r>
    </w:p>
    <w:p w14:paraId="18F612D7" w14:textId="1B8C3560" w:rsidR="00DA0828" w:rsidRPr="00A10F37" w:rsidRDefault="009709DA"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u w:val="single"/>
        </w:rPr>
        <w:t>Appointment of</w:t>
      </w:r>
      <w:r w:rsidR="00037139" w:rsidRPr="00A10F37">
        <w:rPr>
          <w:rFonts w:ascii="Times New Roman" w:hAnsi="Times New Roman" w:cs="Times New Roman"/>
          <w:u w:val="single"/>
        </w:rPr>
        <w:t xml:space="preserve"> </w:t>
      </w:r>
      <w:r w:rsidR="00B65C73" w:rsidRPr="00A10F37">
        <w:rPr>
          <w:rFonts w:ascii="Times New Roman" w:hAnsi="Times New Roman" w:cs="Times New Roman"/>
          <w:u w:val="single"/>
        </w:rPr>
        <w:t xml:space="preserve">Director </w:t>
      </w:r>
      <w:r w:rsidR="00163DFF" w:rsidRPr="00A10F37">
        <w:rPr>
          <w:rFonts w:ascii="Times New Roman" w:hAnsi="Times New Roman" w:cs="Times New Roman"/>
          <w:u w:val="single"/>
        </w:rPr>
        <w:t>Alliance</w:t>
      </w:r>
      <w:r w:rsidR="00B65C73" w:rsidRPr="00A10F37">
        <w:rPr>
          <w:rFonts w:ascii="Times New Roman" w:hAnsi="Times New Roman" w:cs="Times New Roman"/>
          <w:u w:val="single"/>
        </w:rPr>
        <w:t xml:space="preserve"> Multisig Members</w:t>
      </w:r>
      <w:r w:rsidR="00B65C73" w:rsidRPr="00A10F37">
        <w:rPr>
          <w:rFonts w:ascii="Times New Roman" w:hAnsi="Times New Roman" w:cs="Times New Roman"/>
          <w:i/>
          <w:iCs/>
        </w:rPr>
        <w:t>.</w:t>
      </w:r>
      <w:r w:rsidR="00037139" w:rsidRPr="00A10F37">
        <w:rPr>
          <w:rFonts w:ascii="Times New Roman" w:hAnsi="Times New Roman" w:cs="Times New Roman"/>
          <w:i/>
          <w:iCs/>
        </w:rPr>
        <w:t xml:space="preserve"> </w:t>
      </w:r>
      <w:r w:rsidR="009657C2" w:rsidRPr="00A10F37">
        <w:rPr>
          <w:rFonts w:ascii="Times New Roman" w:hAnsi="Times New Roman" w:cs="Times New Roman"/>
        </w:rPr>
        <w:t>Each person who is appointed as a Director in accordance with these Bylaws shall also thereby</w:t>
      </w:r>
      <w:r w:rsidR="00084CD9" w:rsidRPr="00A10F37">
        <w:rPr>
          <w:rFonts w:ascii="Times New Roman" w:hAnsi="Times New Roman" w:cs="Times New Roman"/>
        </w:rPr>
        <w:t xml:space="preserve"> automatically</w:t>
      </w:r>
      <w:r w:rsidR="009657C2" w:rsidRPr="00A10F37">
        <w:rPr>
          <w:rFonts w:ascii="Times New Roman" w:hAnsi="Times New Roman" w:cs="Times New Roman"/>
        </w:rPr>
        <w:t xml:space="preserve"> be deemed appointed a Director </w:t>
      </w:r>
      <w:r w:rsidR="00163DFF" w:rsidRPr="00A10F37">
        <w:rPr>
          <w:rFonts w:ascii="Times New Roman" w:hAnsi="Times New Roman" w:cs="Times New Roman"/>
          <w:noProof/>
        </w:rPr>
        <w:t>Alliance</w:t>
      </w:r>
      <w:r w:rsidR="009657C2" w:rsidRPr="00A10F37">
        <w:rPr>
          <w:rFonts w:ascii="Times New Roman" w:hAnsi="Times New Roman" w:cs="Times New Roman"/>
        </w:rPr>
        <w:t xml:space="preserve"> Multisig Member</w:t>
      </w:r>
      <w:r w:rsidR="00501BD3" w:rsidRPr="00A10F37">
        <w:rPr>
          <w:rFonts w:ascii="Times New Roman" w:hAnsi="Times New Roman" w:cs="Times New Roman"/>
        </w:rPr>
        <w:t>,</w:t>
      </w:r>
      <w:r w:rsidR="00F2191C" w:rsidRPr="00A10F37">
        <w:rPr>
          <w:rFonts w:ascii="Times New Roman" w:hAnsi="Times New Roman" w:cs="Times New Roman"/>
        </w:rPr>
        <w:t xml:space="preserve"> and the preceding </w:t>
      </w:r>
      <w:r w:rsidR="00163DFF" w:rsidRPr="00A10F37">
        <w:rPr>
          <w:rFonts w:ascii="Times New Roman" w:hAnsi="Times New Roman" w:cs="Times New Roman"/>
          <w:noProof/>
        </w:rPr>
        <w:t>Alliance</w:t>
      </w:r>
      <w:r w:rsidR="00F2191C" w:rsidRPr="00A10F37">
        <w:rPr>
          <w:rFonts w:ascii="Times New Roman" w:hAnsi="Times New Roman" w:cs="Times New Roman"/>
        </w:rPr>
        <w:t xml:space="preserve"> Multisig Members shall take all action necessary or desirable to cause such person to be added as a Multisig Member of the </w:t>
      </w:r>
      <w:r w:rsidR="00163DFF" w:rsidRPr="00A10F37">
        <w:rPr>
          <w:rFonts w:ascii="Times New Roman" w:hAnsi="Times New Roman" w:cs="Times New Roman"/>
          <w:noProof/>
        </w:rPr>
        <w:t>Alliance</w:t>
      </w:r>
      <w:r w:rsidR="00F2191C" w:rsidRPr="00A10F37">
        <w:rPr>
          <w:rFonts w:ascii="Times New Roman" w:hAnsi="Times New Roman" w:cs="Times New Roman"/>
        </w:rPr>
        <w:t xml:space="preserve"> Multisig</w:t>
      </w:r>
      <w:r w:rsidR="009657C2" w:rsidRPr="00A10F37">
        <w:rPr>
          <w:rFonts w:ascii="Times New Roman" w:hAnsi="Times New Roman" w:cs="Times New Roman"/>
        </w:rPr>
        <w:t xml:space="preserve">. </w:t>
      </w:r>
    </w:p>
    <w:p w14:paraId="30E0E041" w14:textId="2A7CD193" w:rsidR="00E70099" w:rsidRPr="00A10F37" w:rsidRDefault="00E70099"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u w:val="single"/>
        </w:rPr>
        <w:t xml:space="preserve">Appointment of Guardian </w:t>
      </w:r>
      <w:r w:rsidR="00163DFF" w:rsidRPr="00A10F37">
        <w:rPr>
          <w:rFonts w:ascii="Times New Roman" w:hAnsi="Times New Roman" w:cs="Times New Roman"/>
          <w:u w:val="single"/>
        </w:rPr>
        <w:t>Alliance</w:t>
      </w:r>
      <w:r w:rsidRPr="00A10F37">
        <w:rPr>
          <w:rFonts w:ascii="Times New Roman" w:hAnsi="Times New Roman" w:cs="Times New Roman"/>
          <w:u w:val="single"/>
        </w:rPr>
        <w:t xml:space="preserve"> Multisig Members</w:t>
      </w:r>
      <w:r w:rsidRPr="00A10F37">
        <w:rPr>
          <w:rFonts w:ascii="Times New Roman" w:hAnsi="Times New Roman" w:cs="Times New Roman"/>
          <w:i/>
          <w:iCs/>
        </w:rPr>
        <w:t>.</w:t>
      </w:r>
      <w:r w:rsidR="00037139" w:rsidRPr="00A10F37">
        <w:rPr>
          <w:rFonts w:ascii="Times New Roman" w:hAnsi="Times New Roman" w:cs="Times New Roman"/>
          <w:i/>
          <w:iCs/>
        </w:rPr>
        <w:t xml:space="preserve"> </w:t>
      </w:r>
      <w:r w:rsidR="00B97121" w:rsidRPr="00A10F37">
        <w:rPr>
          <w:rFonts w:ascii="Times New Roman" w:hAnsi="Times New Roman" w:cs="Times New Roman"/>
        </w:rPr>
        <w:t xml:space="preserve">Each Guardian </w:t>
      </w:r>
      <w:r w:rsidR="00163DFF" w:rsidRPr="00A10F37">
        <w:rPr>
          <w:rFonts w:ascii="Times New Roman" w:hAnsi="Times New Roman" w:cs="Times New Roman"/>
          <w:noProof/>
        </w:rPr>
        <w:t>Alliance</w:t>
      </w:r>
      <w:r w:rsidR="00B97121" w:rsidRPr="00A10F37">
        <w:rPr>
          <w:rFonts w:ascii="Times New Roman" w:hAnsi="Times New Roman" w:cs="Times New Roman"/>
        </w:rPr>
        <w:t xml:space="preserve"> Multisig Members shall be appointed by the Board</w:t>
      </w:r>
      <w:r w:rsidR="00501BD3" w:rsidRPr="00A10F37">
        <w:rPr>
          <w:rFonts w:ascii="Times New Roman" w:hAnsi="Times New Roman" w:cs="Times New Roman"/>
        </w:rPr>
        <w:t xml:space="preserve">, and the preceding </w:t>
      </w:r>
      <w:r w:rsidR="00163DFF" w:rsidRPr="00A10F37">
        <w:rPr>
          <w:rFonts w:ascii="Times New Roman" w:hAnsi="Times New Roman" w:cs="Times New Roman"/>
          <w:noProof/>
        </w:rPr>
        <w:t>Alliance</w:t>
      </w:r>
      <w:r w:rsidR="00501BD3" w:rsidRPr="00A10F37">
        <w:rPr>
          <w:rFonts w:ascii="Times New Roman" w:hAnsi="Times New Roman" w:cs="Times New Roman"/>
        </w:rPr>
        <w:t xml:space="preserve"> Multisig Members shall take all action necessary or desirable to cause such person to be added as a Multisig Member of the </w:t>
      </w:r>
      <w:r w:rsidR="00163DFF" w:rsidRPr="00A10F37">
        <w:rPr>
          <w:rFonts w:ascii="Times New Roman" w:hAnsi="Times New Roman" w:cs="Times New Roman"/>
          <w:noProof/>
        </w:rPr>
        <w:t>Alliance</w:t>
      </w:r>
      <w:r w:rsidR="00501BD3" w:rsidRPr="00A10F37">
        <w:rPr>
          <w:rFonts w:ascii="Times New Roman" w:hAnsi="Times New Roman" w:cs="Times New Roman"/>
        </w:rPr>
        <w:t xml:space="preserve"> Multisig</w:t>
      </w:r>
      <w:r w:rsidR="00B97121" w:rsidRPr="00A10F37">
        <w:rPr>
          <w:rFonts w:ascii="Times New Roman" w:hAnsi="Times New Roman" w:cs="Times New Roman"/>
        </w:rPr>
        <w:t xml:space="preserve">. </w:t>
      </w:r>
    </w:p>
    <w:p w14:paraId="04AFD02A" w14:textId="1BE69F9F" w:rsidR="00CB5B48" w:rsidRPr="00A10F37" w:rsidRDefault="00CB5B48" w:rsidP="00CB5B48">
      <w:pPr>
        <w:pStyle w:val="ListParagraph"/>
        <w:numPr>
          <w:ilvl w:val="2"/>
          <w:numId w:val="2"/>
        </w:numPr>
        <w:spacing w:before="120" w:after="120"/>
        <w:ind w:left="1080" w:hanging="558"/>
        <w:contextualSpacing w:val="0"/>
        <w:jc w:val="both"/>
        <w:rPr>
          <w:rFonts w:ascii="Times New Roman" w:hAnsi="Times New Roman" w:cs="Times New Roman"/>
        </w:rPr>
      </w:pPr>
      <w:r w:rsidRPr="00A10F37">
        <w:rPr>
          <w:rFonts w:ascii="Times New Roman" w:hAnsi="Times New Roman" w:cs="Times New Roman"/>
          <w:b/>
          <w:bCs/>
          <w:noProof/>
        </w:rPr>
        <w:t>Minimum Number of Alliance Multisig Members; Asset Reversion</w:t>
      </w:r>
      <w:r w:rsidRPr="00A10F37">
        <w:rPr>
          <w:rFonts w:ascii="Times New Roman" w:hAnsi="Times New Roman" w:cs="Times New Roman"/>
          <w:color w:val="000000"/>
        </w:rPr>
        <w:t xml:space="preserve">. </w:t>
      </w:r>
    </w:p>
    <w:p w14:paraId="67D17C13" w14:textId="16F315AD" w:rsidR="00CB5B48" w:rsidRPr="00A10F37" w:rsidRDefault="00CB5B48" w:rsidP="00CB5B48">
      <w:pPr>
        <w:pStyle w:val="ListParagraph"/>
        <w:numPr>
          <w:ilvl w:val="3"/>
          <w:numId w:val="2"/>
        </w:numPr>
        <w:spacing w:before="120" w:after="120"/>
        <w:ind w:left="1800" w:hanging="720"/>
        <w:contextualSpacing w:val="0"/>
        <w:jc w:val="both"/>
        <w:rPr>
          <w:rFonts w:ascii="Times New Roman" w:hAnsi="Times New Roman" w:cs="Times New Roman"/>
        </w:rPr>
      </w:pPr>
      <w:bookmarkStart w:id="11" w:name="_Ref173076498"/>
      <w:r w:rsidRPr="00A10F37">
        <w:rPr>
          <w:rFonts w:ascii="Times New Roman" w:hAnsi="Times New Roman" w:cs="Times New Roman"/>
          <w:u w:val="single"/>
        </w:rPr>
        <w:t>Minimum Number</w:t>
      </w:r>
      <w:r w:rsidRPr="00A10F37">
        <w:rPr>
          <w:rFonts w:ascii="Times New Roman" w:hAnsi="Times New Roman" w:cs="Times New Roman"/>
          <w:i/>
          <w:iCs/>
        </w:rPr>
        <w:t xml:space="preserve">. </w:t>
      </w:r>
      <w:r w:rsidRPr="00A10F37">
        <w:rPr>
          <w:rFonts w:ascii="Times New Roman" w:hAnsi="Times New Roman" w:cs="Times New Roman"/>
        </w:rPr>
        <w:t xml:space="preserve">The minimum number of total Alliance Multisig Members on each Alliance Multisig shall be </w:t>
      </w:r>
      <w:r w:rsidR="005E58A1" w:rsidRPr="00A10F37">
        <w:rPr>
          <w:rFonts w:ascii="Times New Roman" w:hAnsi="Times New Roman" w:cs="Times New Roman"/>
        </w:rPr>
        <w:t>seven</w:t>
      </w:r>
      <w:r w:rsidRPr="00A10F37">
        <w:rPr>
          <w:rFonts w:ascii="Times New Roman" w:hAnsi="Times New Roman" w:cs="Times New Roman"/>
        </w:rPr>
        <w:t xml:space="preserve">, with </w:t>
      </w:r>
      <w:r w:rsidR="006E59B3" w:rsidRPr="00A10F37">
        <w:rPr>
          <w:rFonts w:ascii="Times New Roman" w:hAnsi="Times New Roman" w:cs="Times New Roman"/>
        </w:rPr>
        <w:t>the number of</w:t>
      </w:r>
      <w:r w:rsidRPr="00A10F37">
        <w:rPr>
          <w:rFonts w:ascii="Times New Roman" w:hAnsi="Times New Roman" w:cs="Times New Roman"/>
        </w:rPr>
        <w:t xml:space="preserve"> Director Alliance Multisig Members </w:t>
      </w:r>
      <w:r w:rsidR="006E59B3" w:rsidRPr="00A10F37">
        <w:rPr>
          <w:rFonts w:ascii="Times New Roman" w:hAnsi="Times New Roman" w:cs="Times New Roman"/>
        </w:rPr>
        <w:t xml:space="preserve">being equal to the number of Directors </w:t>
      </w:r>
      <w:r w:rsidRPr="00A10F37">
        <w:rPr>
          <w:rFonts w:ascii="Times New Roman" w:hAnsi="Times New Roman" w:cs="Times New Roman"/>
        </w:rPr>
        <w:t>and</w:t>
      </w:r>
      <w:r w:rsidR="00855718" w:rsidRPr="00A10F37">
        <w:rPr>
          <w:rFonts w:ascii="Times New Roman" w:hAnsi="Times New Roman" w:cs="Times New Roman"/>
        </w:rPr>
        <w:t xml:space="preserve"> </w:t>
      </w:r>
      <w:r w:rsidR="006E59B3" w:rsidRPr="00A10F37">
        <w:rPr>
          <w:rFonts w:ascii="Times New Roman" w:hAnsi="Times New Roman" w:cs="Times New Roman"/>
        </w:rPr>
        <w:t xml:space="preserve">the remaining Alliance Multisig Members </w:t>
      </w:r>
      <w:r w:rsidRPr="00A10F37">
        <w:rPr>
          <w:rFonts w:ascii="Times New Roman" w:hAnsi="Times New Roman" w:cs="Times New Roman"/>
        </w:rPr>
        <w:t>being Guardian Alliance Multisig Members.</w:t>
      </w:r>
      <w:bookmarkEnd w:id="11"/>
      <w:r w:rsidRPr="00A10F37">
        <w:rPr>
          <w:rFonts w:ascii="Times New Roman" w:hAnsi="Times New Roman" w:cs="Times New Roman"/>
        </w:rPr>
        <w:t xml:space="preserve"> </w:t>
      </w:r>
    </w:p>
    <w:p w14:paraId="451FBBA2" w14:textId="13D881F4" w:rsidR="00CB5B48" w:rsidRPr="00A10F37" w:rsidRDefault="007C021E" w:rsidP="00CB5B48">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u w:val="single"/>
        </w:rPr>
        <w:t>Asset Reversion</w:t>
      </w:r>
      <w:r w:rsidR="00CB5B48" w:rsidRPr="00A10F37">
        <w:rPr>
          <w:rFonts w:ascii="Times New Roman" w:hAnsi="Times New Roman" w:cs="Times New Roman"/>
          <w:i/>
          <w:iCs/>
        </w:rPr>
        <w:t xml:space="preserve">. </w:t>
      </w:r>
      <w:r w:rsidRPr="00A10F37">
        <w:rPr>
          <w:rFonts w:ascii="Times New Roman" w:hAnsi="Times New Roman" w:cs="Times New Roman"/>
        </w:rPr>
        <w:t>In the event that the number of Alliance Multisig Members falls below the minimum number of total Alliance Multisig Members required by</w:t>
      </w:r>
      <w:r w:rsidR="005F6398" w:rsidRPr="00A10F37">
        <w:rPr>
          <w:rFonts w:ascii="Times New Roman" w:hAnsi="Times New Roman" w:cs="Times New Roman"/>
        </w:rPr>
        <w:t xml:space="preserve"> </w:t>
      </w:r>
      <w:r w:rsidR="006B1FBA" w:rsidRPr="00A10F37">
        <w:rPr>
          <w:rFonts w:ascii="Times New Roman" w:hAnsi="Times New Roman" w:cs="Times New Roman"/>
          <w:u w:val="single"/>
        </w:rPr>
        <w:t>Article</w:t>
      </w:r>
      <w:r w:rsidRPr="00A10F37">
        <w:rPr>
          <w:rFonts w:ascii="Times New Roman" w:hAnsi="Times New Roman" w:cs="Times New Roman"/>
          <w:u w:val="single"/>
        </w:rPr>
        <w:t xml:space="preserve"> </w:t>
      </w:r>
      <w:r w:rsidR="00FC650B" w:rsidRPr="00A10F37">
        <w:rPr>
          <w:rFonts w:ascii="Times New Roman" w:hAnsi="Times New Roman" w:cs="Times New Roman"/>
          <w:u w:val="single"/>
        </w:rPr>
        <w:fldChar w:fldCharType="begin"/>
      </w:r>
      <w:r w:rsidR="00FC650B" w:rsidRPr="00A10F37">
        <w:rPr>
          <w:rFonts w:ascii="Times New Roman" w:hAnsi="Times New Roman" w:cs="Times New Roman"/>
          <w:u w:val="single"/>
        </w:rPr>
        <w:instrText xml:space="preserve"> REF _Ref173076498 \w \h </w:instrText>
      </w:r>
      <w:r w:rsidR="005F6398" w:rsidRPr="00A10F37">
        <w:rPr>
          <w:rFonts w:ascii="Times New Roman" w:hAnsi="Times New Roman" w:cs="Times New Roman"/>
          <w:u w:val="single"/>
        </w:rPr>
        <w:instrText xml:space="preserve"> \* MERGEFORMAT </w:instrText>
      </w:r>
      <w:r w:rsidR="00FC650B" w:rsidRPr="00A10F37">
        <w:rPr>
          <w:rFonts w:ascii="Times New Roman" w:hAnsi="Times New Roman" w:cs="Times New Roman"/>
          <w:u w:val="single"/>
        </w:rPr>
      </w:r>
      <w:r w:rsidR="00FC650B" w:rsidRPr="00A10F37">
        <w:rPr>
          <w:rFonts w:ascii="Times New Roman" w:hAnsi="Times New Roman" w:cs="Times New Roman"/>
          <w:u w:val="single"/>
        </w:rPr>
        <w:fldChar w:fldCharType="separate"/>
      </w:r>
      <w:r w:rsidR="00A01070">
        <w:rPr>
          <w:rFonts w:ascii="Times New Roman" w:hAnsi="Times New Roman" w:cs="Times New Roman"/>
          <w:u w:val="single"/>
        </w:rPr>
        <w:t>2.4.3.1</w:t>
      </w:r>
      <w:r w:rsidR="00FC650B" w:rsidRPr="00A10F37">
        <w:rPr>
          <w:rFonts w:ascii="Times New Roman" w:hAnsi="Times New Roman" w:cs="Times New Roman"/>
          <w:u w:val="single"/>
        </w:rPr>
        <w:fldChar w:fldCharType="end"/>
      </w:r>
      <w:r w:rsidRPr="00A10F37">
        <w:rPr>
          <w:rFonts w:ascii="Times New Roman" w:hAnsi="Times New Roman" w:cs="Times New Roman"/>
        </w:rPr>
        <w:t xml:space="preserve"> above, </w:t>
      </w:r>
      <w:r w:rsidR="00351A92" w:rsidRPr="00A10F37">
        <w:rPr>
          <w:rFonts w:ascii="Times New Roman" w:hAnsi="Times New Roman" w:cs="Times New Roman"/>
        </w:rPr>
        <w:t xml:space="preserve">or </w:t>
      </w:r>
      <w:r w:rsidRPr="00A10F37">
        <w:rPr>
          <w:rFonts w:ascii="Times New Roman" w:hAnsi="Times New Roman" w:cs="Times New Roman"/>
        </w:rPr>
        <w:t>upon any Liquidati</w:t>
      </w:r>
      <w:r w:rsidR="00044E3E" w:rsidRPr="00A10F37">
        <w:rPr>
          <w:rFonts w:ascii="Times New Roman" w:hAnsi="Times New Roman" w:cs="Times New Roman"/>
        </w:rPr>
        <w:t>on</w:t>
      </w:r>
      <w:r w:rsidRPr="00A10F37">
        <w:rPr>
          <w:rFonts w:ascii="Times New Roman" w:hAnsi="Times New Roman" w:cs="Times New Roman"/>
        </w:rPr>
        <w:t xml:space="preserve"> Event of the BORG, all Alliance Assets shall, for security purposes, be temporarily entrusted to the Community Module. </w:t>
      </w:r>
      <w:r w:rsidR="00BA1A53" w:rsidRPr="00A10F37">
        <w:rPr>
          <w:rFonts w:ascii="Times New Roman" w:hAnsi="Times New Roman" w:cs="Times New Roman"/>
        </w:rPr>
        <w:t>Subject to applicable technological limitations, t</w:t>
      </w:r>
      <w:r w:rsidRPr="00A10F37">
        <w:rPr>
          <w:rFonts w:ascii="Times New Roman" w:hAnsi="Times New Roman" w:cs="Times New Roman"/>
        </w:rPr>
        <w:t xml:space="preserve">he Board shall use commercially reasonable efforts to implement technical solutions for the Alliance Multisigs that cause such reversion to be </w:t>
      </w:r>
      <w:r w:rsidR="00F8586A" w:rsidRPr="00A10F37">
        <w:rPr>
          <w:rFonts w:ascii="Times New Roman" w:hAnsi="Times New Roman" w:cs="Times New Roman"/>
        </w:rPr>
        <w:t xml:space="preserve">as </w:t>
      </w:r>
      <w:r w:rsidRPr="00A10F37">
        <w:rPr>
          <w:rFonts w:ascii="Times New Roman" w:hAnsi="Times New Roman" w:cs="Times New Roman"/>
        </w:rPr>
        <w:t>automatic and trust-minimized</w:t>
      </w:r>
      <w:r w:rsidR="00F8586A" w:rsidRPr="00A10F37">
        <w:rPr>
          <w:rFonts w:ascii="Times New Roman" w:hAnsi="Times New Roman" w:cs="Times New Roman"/>
        </w:rPr>
        <w:t xml:space="preserve"> as reasonably practicable, but, failing such arrangements, shall arrange for such transition to Community Module control manually</w:t>
      </w:r>
      <w:r w:rsidRPr="00A10F37">
        <w:rPr>
          <w:rFonts w:ascii="Times New Roman" w:hAnsi="Times New Roman" w:cs="Times New Roman"/>
        </w:rPr>
        <w:t xml:space="preserve">. </w:t>
      </w:r>
    </w:p>
    <w:p w14:paraId="58618076" w14:textId="12FB198D" w:rsidR="00DA0828" w:rsidRPr="00A10F37" w:rsidRDefault="00DA0828" w:rsidP="00D162BB">
      <w:pPr>
        <w:pStyle w:val="ListParagraph"/>
        <w:numPr>
          <w:ilvl w:val="2"/>
          <w:numId w:val="2"/>
        </w:numPr>
        <w:spacing w:before="120" w:after="120"/>
        <w:ind w:left="1080" w:hanging="558"/>
        <w:contextualSpacing w:val="0"/>
        <w:jc w:val="both"/>
        <w:rPr>
          <w:rFonts w:ascii="Times New Roman" w:hAnsi="Times New Roman" w:cs="Times New Roman"/>
        </w:rPr>
      </w:pPr>
      <w:r w:rsidRPr="00A10F37">
        <w:rPr>
          <w:rFonts w:ascii="Times New Roman" w:hAnsi="Times New Roman" w:cs="Times New Roman"/>
          <w:b/>
          <w:bCs/>
          <w:noProof/>
        </w:rPr>
        <w:t>Facilitation</w:t>
      </w:r>
      <w:r w:rsidRPr="00A10F37">
        <w:rPr>
          <w:rFonts w:ascii="Times New Roman" w:hAnsi="Times New Roman" w:cs="Times New Roman"/>
          <w:b/>
          <w:bCs/>
          <w:color w:val="000000"/>
        </w:rPr>
        <w:t xml:space="preserve"> of </w:t>
      </w:r>
      <w:r w:rsidR="00163DFF" w:rsidRPr="00A10F37">
        <w:rPr>
          <w:rFonts w:ascii="Times New Roman" w:hAnsi="Times New Roman" w:cs="Times New Roman"/>
          <w:b/>
          <w:bCs/>
          <w:noProof/>
        </w:rPr>
        <w:t>Alliance</w:t>
      </w:r>
      <w:r w:rsidR="00254144" w:rsidRPr="00A10F37">
        <w:rPr>
          <w:rFonts w:ascii="Times New Roman" w:hAnsi="Times New Roman" w:cs="Times New Roman"/>
          <w:b/>
          <w:bCs/>
          <w:noProof/>
        </w:rPr>
        <w:t xml:space="preserve"> </w:t>
      </w:r>
      <w:r w:rsidRPr="00A10F37">
        <w:rPr>
          <w:rFonts w:ascii="Times New Roman" w:hAnsi="Times New Roman" w:cs="Times New Roman"/>
          <w:b/>
          <w:bCs/>
          <w:color w:val="000000"/>
        </w:rPr>
        <w:t>Multisig Member Appointments</w:t>
      </w:r>
      <w:r w:rsidRPr="00A10F37">
        <w:rPr>
          <w:rFonts w:ascii="Times New Roman" w:hAnsi="Times New Roman" w:cs="Times New Roman"/>
          <w:color w:val="000000"/>
        </w:rPr>
        <w:t>.</w:t>
      </w:r>
    </w:p>
    <w:p w14:paraId="2F8A2482" w14:textId="35F6D2D9" w:rsidR="00DA0828" w:rsidRPr="00A10F37" w:rsidRDefault="00DA0828" w:rsidP="00D162BB">
      <w:pPr>
        <w:pStyle w:val="ListParagraph"/>
        <w:numPr>
          <w:ilvl w:val="3"/>
          <w:numId w:val="2"/>
        </w:numPr>
        <w:spacing w:before="120" w:after="120"/>
        <w:ind w:left="1800" w:hanging="720"/>
        <w:contextualSpacing w:val="0"/>
        <w:jc w:val="both"/>
        <w:rPr>
          <w:rFonts w:ascii="Times New Roman" w:hAnsi="Times New Roman" w:cs="Times New Roman"/>
        </w:rPr>
      </w:pPr>
      <w:bookmarkStart w:id="12" w:name="_Ref167773532"/>
      <w:r w:rsidRPr="00A10F37">
        <w:rPr>
          <w:rFonts w:ascii="Times New Roman" w:hAnsi="Times New Roman" w:cs="Times New Roman"/>
          <w:u w:val="single"/>
        </w:rPr>
        <w:t>General Facilitation of Appointments</w:t>
      </w:r>
      <w:r w:rsidRPr="00A10F37">
        <w:rPr>
          <w:rFonts w:ascii="Times New Roman" w:hAnsi="Times New Roman" w:cs="Times New Roman"/>
          <w:i/>
          <w:iCs/>
        </w:rPr>
        <w:t xml:space="preserve">. </w:t>
      </w:r>
      <w:r w:rsidRPr="00A10F37">
        <w:rPr>
          <w:rFonts w:ascii="Times New Roman" w:hAnsi="Times New Roman" w:cs="Times New Roman"/>
        </w:rPr>
        <w:t xml:space="preserve">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and other BORG Personnel shall use their commercially reasonable best efforts to ensure that, prior to</w:t>
      </w:r>
      <w:r w:rsidRPr="00A10F37">
        <w:rPr>
          <w:rFonts w:ascii="Times New Roman" w:hAnsi="Times New Roman" w:cs="Times New Roman"/>
          <w:color w:val="000000"/>
        </w:rPr>
        <w:t xml:space="preserve"> becoming </w:t>
      </w:r>
      <w:r w:rsidR="00814F01" w:rsidRPr="00A10F37">
        <w:rPr>
          <w:rFonts w:ascii="Times New Roman" w:hAnsi="Times New Roman" w:cs="Times New Roman"/>
          <w:color w:val="000000"/>
        </w:rPr>
        <w:t>an Alliance</w:t>
      </w:r>
      <w:r w:rsidRPr="00A10F37">
        <w:rPr>
          <w:rFonts w:ascii="Times New Roman" w:hAnsi="Times New Roman" w:cs="Times New Roman"/>
          <w:color w:val="000000"/>
        </w:rPr>
        <w:t xml:space="preserve"> Multisig Member, each person who is to become </w:t>
      </w:r>
      <w:r w:rsidR="00814F01" w:rsidRPr="00A10F37">
        <w:rPr>
          <w:rFonts w:ascii="Times New Roman" w:hAnsi="Times New Roman" w:cs="Times New Roman"/>
          <w:color w:val="000000"/>
        </w:rPr>
        <w:t>an Alliance</w:t>
      </w:r>
      <w:r w:rsidRPr="00A10F37">
        <w:rPr>
          <w:rFonts w:ascii="Times New Roman" w:hAnsi="Times New Roman" w:cs="Times New Roman"/>
          <w:color w:val="000000"/>
        </w:rPr>
        <w:t xml:space="preserve"> Multisig Member</w:t>
      </w:r>
      <w:r w:rsidRPr="00A10F37">
        <w:rPr>
          <w:rFonts w:ascii="Times New Roman" w:hAnsi="Times New Roman" w:cs="Times New Roman"/>
        </w:rPr>
        <w:t>:</w:t>
      </w:r>
      <w:bookmarkEnd w:id="12"/>
      <w:r w:rsidRPr="00A10F37">
        <w:rPr>
          <w:rFonts w:ascii="Times New Roman" w:hAnsi="Times New Roman" w:cs="Times New Roman"/>
        </w:rPr>
        <w:t xml:space="preserve"> </w:t>
      </w:r>
    </w:p>
    <w:p w14:paraId="61A74972" w14:textId="6F2C10E5" w:rsidR="00DA0828" w:rsidRPr="00A10F37" w:rsidRDefault="00DA0828" w:rsidP="00D162BB">
      <w:pPr>
        <w:numPr>
          <w:ilvl w:val="4"/>
          <w:numId w:val="2"/>
        </w:numPr>
        <w:pBdr>
          <w:top w:val="nil"/>
          <w:left w:val="nil"/>
          <w:bottom w:val="nil"/>
          <w:right w:val="nil"/>
          <w:between w:val="nil"/>
        </w:pBdr>
        <w:spacing w:after="140" w:line="290" w:lineRule="auto"/>
        <w:ind w:left="2250" w:hanging="306"/>
        <w:jc w:val="both"/>
        <w:rPr>
          <w:rFonts w:ascii="Times New Roman" w:hAnsi="Times New Roman" w:cs="Times New Roman"/>
        </w:rPr>
      </w:pPr>
      <w:bookmarkStart w:id="13" w:name="_Ref167774247"/>
      <w:r w:rsidRPr="00A10F37">
        <w:rPr>
          <w:rFonts w:ascii="Times New Roman" w:hAnsi="Times New Roman" w:cs="Times New Roman"/>
          <w:color w:val="000000"/>
        </w:rPr>
        <w:t xml:space="preserve">first has executed and delivered to the BORG a Multisig Participation Agreement, and that the representations and warranties set forth in the Multisig Participation Agreement are accurate as to such person to the best of the </w:t>
      </w:r>
      <w:r w:rsidR="00163DFF" w:rsidRPr="00A10F37">
        <w:rPr>
          <w:rFonts w:ascii="Times New Roman" w:hAnsi="Times New Roman" w:cs="Times New Roman"/>
          <w:noProof/>
        </w:rPr>
        <w:t>Alliance</w:t>
      </w:r>
      <w:r w:rsidRPr="00A10F37">
        <w:rPr>
          <w:rFonts w:ascii="Times New Roman" w:hAnsi="Times New Roman" w:cs="Times New Roman"/>
          <w:color w:val="000000"/>
        </w:rPr>
        <w:t xml:space="preserve"> Multisig Members’ and other involved BORG Personnels’ respective knowledges; and</w:t>
      </w:r>
      <w:bookmarkEnd w:id="13"/>
    </w:p>
    <w:p w14:paraId="0B740A5D" w14:textId="6E36EADF" w:rsidR="00DA0828" w:rsidRPr="00A10F37" w:rsidRDefault="00DA0828" w:rsidP="00D162BB">
      <w:pPr>
        <w:numPr>
          <w:ilvl w:val="4"/>
          <w:numId w:val="2"/>
        </w:numPr>
        <w:pBdr>
          <w:top w:val="nil"/>
          <w:left w:val="nil"/>
          <w:bottom w:val="nil"/>
          <w:right w:val="nil"/>
          <w:between w:val="nil"/>
        </w:pBdr>
        <w:spacing w:after="140" w:line="290" w:lineRule="auto"/>
        <w:ind w:left="2250" w:hanging="306"/>
        <w:jc w:val="both"/>
        <w:rPr>
          <w:rFonts w:ascii="Times New Roman" w:hAnsi="Times New Roman" w:cs="Times New Roman"/>
        </w:rPr>
      </w:pPr>
      <w:bookmarkStart w:id="14" w:name="_Ref170227562"/>
      <w:r w:rsidRPr="00A10F37">
        <w:rPr>
          <w:rFonts w:ascii="Times New Roman" w:hAnsi="Times New Roman" w:cs="Times New Roman"/>
          <w:color w:val="000000"/>
        </w:rPr>
        <w:lastRenderedPageBreak/>
        <w:t xml:space="preserve">first has delivered to the BORG </w:t>
      </w:r>
      <w:bookmarkEnd w:id="14"/>
      <w:r w:rsidR="00962725" w:rsidRPr="00A10F37">
        <w:rPr>
          <w:rFonts w:ascii="Times New Roman" w:hAnsi="Times New Roman" w:cs="Times New Roman"/>
          <w:color w:val="000000"/>
        </w:rPr>
        <w:t>all legally required or otherwise reasonably requested identification documents, background checks and similar information necessary to serve as a BORG Personnel</w:t>
      </w:r>
      <w:r w:rsidR="00592818" w:rsidRPr="00A10F37">
        <w:rPr>
          <w:rFonts w:ascii="Times New Roman" w:hAnsi="Times New Roman" w:cs="Times New Roman"/>
          <w:color w:val="000000"/>
        </w:rPr>
        <w:t>;</w:t>
      </w:r>
      <w:r w:rsidR="00962725" w:rsidRPr="00A10F37">
        <w:rPr>
          <w:rFonts w:ascii="Times New Roman" w:hAnsi="Times New Roman" w:cs="Times New Roman"/>
          <w:color w:val="000000"/>
        </w:rPr>
        <w:t xml:space="preserve"> </w:t>
      </w:r>
    </w:p>
    <w:p w14:paraId="7DBE5B5C" w14:textId="1529B52C" w:rsidR="00DA0828" w:rsidRPr="00A10F37" w:rsidRDefault="00DA0828" w:rsidP="00D162BB">
      <w:pPr>
        <w:pBdr>
          <w:top w:val="nil"/>
          <w:left w:val="nil"/>
          <w:bottom w:val="nil"/>
          <w:right w:val="nil"/>
          <w:between w:val="nil"/>
        </w:pBdr>
        <w:spacing w:after="140" w:line="290" w:lineRule="auto"/>
        <w:ind w:left="2070"/>
        <w:jc w:val="both"/>
        <w:rPr>
          <w:rFonts w:ascii="Times New Roman" w:hAnsi="Times New Roman" w:cs="Times New Roman"/>
        </w:rPr>
      </w:pPr>
      <w:r w:rsidRPr="00A10F37">
        <w:rPr>
          <w:rFonts w:ascii="Times New Roman" w:hAnsi="Times New Roman" w:cs="Times New Roman"/>
          <w:i/>
          <w:iCs/>
          <w:color w:val="000000"/>
        </w:rPr>
        <w:t xml:space="preserve">provided, however, </w:t>
      </w:r>
      <w:r w:rsidRPr="00A10F37">
        <w:rPr>
          <w:rFonts w:ascii="Times New Roman" w:hAnsi="Times New Roman" w:cs="Times New Roman"/>
          <w:color w:val="000000"/>
        </w:rPr>
        <w:t xml:space="preserve">that if, notwithstanding such efforts, a person becomes </w:t>
      </w:r>
      <w:r w:rsidR="00814F01" w:rsidRPr="00A10F37">
        <w:rPr>
          <w:rFonts w:ascii="Times New Roman" w:hAnsi="Times New Roman" w:cs="Times New Roman"/>
          <w:color w:val="000000"/>
        </w:rPr>
        <w:t>an Alliance</w:t>
      </w:r>
      <w:r w:rsidRPr="00A10F37">
        <w:rPr>
          <w:rFonts w:ascii="Times New Roman" w:hAnsi="Times New Roman" w:cs="Times New Roman"/>
          <w:color w:val="000000"/>
        </w:rPr>
        <w:t xml:space="preserve"> Multisig Member without having satisfied the conditions set forth in the preceding clauses ‘</w:t>
      </w:r>
      <w:r w:rsidRPr="00A10F37">
        <w:rPr>
          <w:rFonts w:ascii="Times New Roman" w:hAnsi="Times New Roman" w:cs="Times New Roman"/>
          <w:color w:val="000000"/>
        </w:rPr>
        <w:fldChar w:fldCharType="begin"/>
      </w:r>
      <w:r w:rsidRPr="00A10F37">
        <w:rPr>
          <w:rFonts w:ascii="Times New Roman" w:hAnsi="Times New Roman" w:cs="Times New Roman"/>
          <w:color w:val="000000"/>
        </w:rPr>
        <w:instrText xml:space="preserve"> REF _Ref167774247 \n \h </w:instrText>
      </w:r>
      <w:r w:rsidR="008E1DA8" w:rsidRPr="00A10F37">
        <w:rPr>
          <w:rFonts w:ascii="Times New Roman" w:hAnsi="Times New Roman" w:cs="Times New Roman"/>
          <w:color w:val="000000"/>
        </w:rPr>
        <w:instrText xml:space="preserve"> \* MERGEFORMAT </w:instrText>
      </w:r>
      <w:r w:rsidRPr="00A10F37">
        <w:rPr>
          <w:rFonts w:ascii="Times New Roman" w:hAnsi="Times New Roman" w:cs="Times New Roman"/>
          <w:color w:val="000000"/>
        </w:rPr>
      </w:r>
      <w:r w:rsidRPr="00A10F37">
        <w:rPr>
          <w:rFonts w:ascii="Times New Roman" w:hAnsi="Times New Roman" w:cs="Times New Roman"/>
          <w:color w:val="000000"/>
        </w:rPr>
        <w:fldChar w:fldCharType="separate"/>
      </w:r>
      <w:r w:rsidR="00A01070">
        <w:rPr>
          <w:rFonts w:ascii="Times New Roman" w:hAnsi="Times New Roman" w:cs="Times New Roman"/>
          <w:color w:val="000000"/>
        </w:rPr>
        <w:t>(a)</w:t>
      </w:r>
      <w:r w:rsidRPr="00A10F37">
        <w:rPr>
          <w:rFonts w:ascii="Times New Roman" w:hAnsi="Times New Roman" w:cs="Times New Roman"/>
          <w:color w:val="000000"/>
        </w:rPr>
        <w:fldChar w:fldCharType="end"/>
      </w:r>
      <w:r w:rsidRPr="00A10F37">
        <w:rPr>
          <w:rFonts w:ascii="Times New Roman" w:hAnsi="Times New Roman" w:cs="Times New Roman"/>
          <w:color w:val="000000"/>
        </w:rPr>
        <w:t>’ and ‘</w:t>
      </w:r>
      <w:r w:rsidR="008466ED" w:rsidRPr="00A10F37">
        <w:rPr>
          <w:rFonts w:ascii="Times New Roman" w:hAnsi="Times New Roman" w:cs="Times New Roman"/>
          <w:color w:val="000000"/>
        </w:rPr>
        <w:fldChar w:fldCharType="begin"/>
      </w:r>
      <w:r w:rsidR="008466ED" w:rsidRPr="00A10F37">
        <w:rPr>
          <w:rFonts w:ascii="Times New Roman" w:hAnsi="Times New Roman" w:cs="Times New Roman"/>
          <w:color w:val="000000"/>
        </w:rPr>
        <w:instrText xml:space="preserve"> REF _Ref170227562 \n \h </w:instrText>
      </w:r>
      <w:r w:rsidR="00D162BB" w:rsidRPr="00A10F37">
        <w:rPr>
          <w:rFonts w:ascii="Times New Roman" w:hAnsi="Times New Roman" w:cs="Times New Roman"/>
          <w:color w:val="000000"/>
        </w:rPr>
        <w:instrText xml:space="preserve"> \* MERGEFORMAT </w:instrText>
      </w:r>
      <w:r w:rsidR="008466ED" w:rsidRPr="00A10F37">
        <w:rPr>
          <w:rFonts w:ascii="Times New Roman" w:hAnsi="Times New Roman" w:cs="Times New Roman"/>
          <w:color w:val="000000"/>
        </w:rPr>
      </w:r>
      <w:r w:rsidR="008466ED" w:rsidRPr="00A10F37">
        <w:rPr>
          <w:rFonts w:ascii="Times New Roman" w:hAnsi="Times New Roman" w:cs="Times New Roman"/>
          <w:color w:val="000000"/>
        </w:rPr>
        <w:fldChar w:fldCharType="separate"/>
      </w:r>
      <w:r w:rsidR="00A01070">
        <w:rPr>
          <w:rFonts w:ascii="Times New Roman" w:hAnsi="Times New Roman" w:cs="Times New Roman"/>
          <w:color w:val="000000"/>
        </w:rPr>
        <w:t>(b)</w:t>
      </w:r>
      <w:r w:rsidR="008466ED" w:rsidRPr="00A10F37">
        <w:rPr>
          <w:rFonts w:ascii="Times New Roman" w:hAnsi="Times New Roman" w:cs="Times New Roman"/>
          <w:color w:val="000000"/>
        </w:rPr>
        <w:fldChar w:fldCharType="end"/>
      </w:r>
      <w:r w:rsidRPr="00A10F37">
        <w:rPr>
          <w:rFonts w:ascii="Times New Roman" w:hAnsi="Times New Roman" w:cs="Times New Roman"/>
          <w:color w:val="000000"/>
        </w:rPr>
        <w:t xml:space="preserve">’, the </w:t>
      </w:r>
      <w:r w:rsidR="00163DFF" w:rsidRPr="00A10F37">
        <w:rPr>
          <w:rFonts w:ascii="Times New Roman" w:hAnsi="Times New Roman" w:cs="Times New Roman"/>
          <w:noProof/>
        </w:rPr>
        <w:t>Alliance</w:t>
      </w:r>
      <w:r w:rsidRPr="00A10F37">
        <w:rPr>
          <w:rFonts w:ascii="Times New Roman" w:hAnsi="Times New Roman" w:cs="Times New Roman"/>
          <w:color w:val="000000"/>
        </w:rPr>
        <w:t xml:space="preserve"> Multisig Members and other BORG Personnel shall use their commercially reasonable best efforts to cause such conditions to be satisfied as promptly as reasonably practicable, and, if such conditions could not reasonably be expected to be satisfied in the near future, to use commercially reasonable best efforts to take other appropriate remedial or curative action (such as proposing or effectuating removal of such </w:t>
      </w:r>
      <w:r w:rsidR="00163DFF" w:rsidRPr="00A10F37">
        <w:rPr>
          <w:rFonts w:ascii="Times New Roman" w:hAnsi="Times New Roman" w:cs="Times New Roman"/>
          <w:noProof/>
        </w:rPr>
        <w:t>Alliance</w:t>
      </w:r>
      <w:r w:rsidRPr="00A10F37">
        <w:rPr>
          <w:rFonts w:ascii="Times New Roman" w:hAnsi="Times New Roman" w:cs="Times New Roman"/>
          <w:color w:val="000000"/>
        </w:rPr>
        <w:t xml:space="preserve"> Multisig Member </w:t>
      </w:r>
      <w:r w:rsidR="00E81196" w:rsidRPr="00A10F37">
        <w:rPr>
          <w:rFonts w:ascii="Times New Roman" w:hAnsi="Times New Roman" w:cs="Times New Roman"/>
          <w:color w:val="000000"/>
        </w:rPr>
        <w:t>through the Mandatory Autonomous Systems)</w:t>
      </w:r>
      <w:r w:rsidRPr="00A10F37">
        <w:rPr>
          <w:rFonts w:ascii="Times New Roman" w:hAnsi="Times New Roman" w:cs="Times New Roman"/>
          <w:color w:val="000000"/>
        </w:rPr>
        <w:t xml:space="preserve"> as determined reasonably and in good faith by each </w:t>
      </w:r>
      <w:r w:rsidR="00163DFF" w:rsidRPr="00A10F37">
        <w:rPr>
          <w:rFonts w:ascii="Times New Roman" w:hAnsi="Times New Roman" w:cs="Times New Roman"/>
          <w:noProof/>
        </w:rPr>
        <w:t>Alliance</w:t>
      </w:r>
      <w:r w:rsidRPr="00A10F37">
        <w:rPr>
          <w:rFonts w:ascii="Times New Roman" w:hAnsi="Times New Roman" w:cs="Times New Roman"/>
          <w:color w:val="000000"/>
        </w:rPr>
        <w:t xml:space="preserve"> Multisig Member and other BORG Personnel.</w:t>
      </w:r>
    </w:p>
    <w:p w14:paraId="187C6B4D" w14:textId="4257F464" w:rsidR="00DA0828" w:rsidRPr="00A10F37" w:rsidRDefault="00DA0828" w:rsidP="00D162BB">
      <w:pPr>
        <w:pStyle w:val="ListParagraph"/>
        <w:numPr>
          <w:ilvl w:val="3"/>
          <w:numId w:val="2"/>
        </w:numPr>
        <w:spacing w:before="120" w:after="120"/>
        <w:ind w:left="1800" w:hanging="720"/>
        <w:contextualSpacing w:val="0"/>
        <w:jc w:val="both"/>
        <w:rPr>
          <w:rFonts w:ascii="Times New Roman" w:hAnsi="Times New Roman" w:cs="Times New Roman"/>
        </w:rPr>
      </w:pPr>
      <w:bookmarkStart w:id="15" w:name="_Ref167773788"/>
      <w:r w:rsidRPr="00A10F37">
        <w:rPr>
          <w:rFonts w:ascii="Times New Roman" w:hAnsi="Times New Roman" w:cs="Times New Roman"/>
          <w:u w:val="single"/>
        </w:rPr>
        <w:t>Facilitation of Emergency Supervisor Appointments</w:t>
      </w:r>
      <w:r w:rsidRPr="00A10F37">
        <w:rPr>
          <w:rFonts w:ascii="Times New Roman" w:hAnsi="Times New Roman" w:cs="Times New Roman"/>
          <w:i/>
          <w:iCs/>
          <w:color w:val="000000"/>
        </w:rPr>
        <w:t xml:space="preserve">. </w:t>
      </w:r>
      <w:r w:rsidRPr="00A10F37">
        <w:rPr>
          <w:rFonts w:ascii="Times New Roman" w:hAnsi="Times New Roman" w:cs="Times New Roman"/>
          <w:color w:val="000000"/>
        </w:rPr>
        <w:t xml:space="preserve">If an Emergency Supervisor </w:t>
      </w:r>
      <w:r w:rsidRPr="00A10F37">
        <w:rPr>
          <w:rFonts w:ascii="Times New Roman" w:hAnsi="Times New Roman" w:cs="Times New Roman"/>
        </w:rPr>
        <w:t xml:space="preserve">appointed in accordance with a </w:t>
      </w:r>
      <w:r w:rsidR="009938B6" w:rsidRPr="00A10F37">
        <w:rPr>
          <w:rFonts w:ascii="Times New Roman" w:hAnsi="Times New Roman" w:cs="Times New Roman"/>
        </w:rPr>
        <w:t>Community Module</w:t>
      </w:r>
      <w:r w:rsidRPr="00A10F37">
        <w:rPr>
          <w:rFonts w:ascii="Times New Roman" w:hAnsi="Times New Roman" w:cs="Times New Roman"/>
        </w:rPr>
        <w:t xml:space="preserve"> Approval instructs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(or any subset thereof) to facilitate, allow or cause a person to be appointed as </w:t>
      </w:r>
      <w:r w:rsidR="00814F01" w:rsidRPr="00A10F37">
        <w:rPr>
          <w:rFonts w:ascii="Times New Roman" w:hAnsi="Times New Roman" w:cs="Times New Roman"/>
        </w:rPr>
        <w:t>an Alliance</w:t>
      </w:r>
      <w:r w:rsidRPr="00A10F37">
        <w:rPr>
          <w:rFonts w:ascii="Times New Roman" w:hAnsi="Times New Roman" w:cs="Times New Roman"/>
        </w:rPr>
        <w:t xml:space="preserve"> Multisig Member due to the Emergency Supervisor deeming such appointment necessary or desirable to handle an Adverse Event, such </w:t>
      </w:r>
      <w:r w:rsidR="00163DFF" w:rsidRPr="00A10F37">
        <w:rPr>
          <w:rFonts w:ascii="Times New Roman" w:hAnsi="Times New Roman" w:cs="Times New Roman"/>
          <w:noProof/>
        </w:rPr>
        <w:t>Alliance</w:t>
      </w:r>
      <w:r w:rsidR="005707E5" w:rsidRPr="00A10F37">
        <w:rPr>
          <w:rFonts w:ascii="Times New Roman" w:hAnsi="Times New Roman" w:cs="Times New Roman"/>
        </w:rPr>
        <w:t xml:space="preserve"> </w:t>
      </w:r>
      <w:r w:rsidRPr="00A10F37">
        <w:rPr>
          <w:rFonts w:ascii="Times New Roman" w:hAnsi="Times New Roman" w:cs="Times New Roman"/>
        </w:rPr>
        <w:t>Multisig Members shall</w:t>
      </w:r>
      <w:r w:rsidRPr="00A10F37">
        <w:rPr>
          <w:rFonts w:ascii="Times New Roman" w:hAnsi="Times New Roman" w:cs="Times New Roman"/>
          <w:color w:val="000000"/>
        </w:rPr>
        <w:t xml:space="preserve"> use their commercially reasonable best efforts to facilitate, allow or cause such person to be so appointed, as applicable, as promptly as reasonably practicable, which may (at the discretion of the Emergency Supervisor) include appointment enacted via </w:t>
      </w:r>
      <w:r w:rsidR="001A2370" w:rsidRPr="00A10F37">
        <w:rPr>
          <w:rFonts w:ascii="Times New Roman" w:hAnsi="Times New Roman" w:cs="Times New Roman"/>
          <w:color w:val="000000"/>
        </w:rPr>
        <w:t>the Mandatory Autonomous Systems</w:t>
      </w:r>
      <w:r w:rsidRPr="00A10F37">
        <w:rPr>
          <w:rFonts w:ascii="Times New Roman" w:hAnsi="Times New Roman" w:cs="Times New Roman"/>
          <w:color w:val="000000"/>
        </w:rPr>
        <w:t xml:space="preserve">. For the avoidance of doubt, the preceding </w:t>
      </w:r>
      <w:r w:rsidRPr="00A10F37">
        <w:rPr>
          <w:rFonts w:ascii="Times New Roman" w:hAnsi="Times New Roman" w:cs="Times New Roman"/>
          <w:color w:val="000000"/>
          <w:u w:val="single"/>
        </w:rPr>
        <w:t xml:space="preserve">Article </w:t>
      </w:r>
      <w:r w:rsidRPr="00A10F37">
        <w:rPr>
          <w:rFonts w:ascii="Times New Roman" w:hAnsi="Times New Roman" w:cs="Times New Roman"/>
          <w:color w:val="000000"/>
          <w:u w:val="single"/>
        </w:rPr>
        <w:fldChar w:fldCharType="begin"/>
      </w:r>
      <w:r w:rsidRPr="00A10F37">
        <w:rPr>
          <w:rFonts w:ascii="Times New Roman" w:hAnsi="Times New Roman" w:cs="Times New Roman"/>
          <w:color w:val="000000"/>
          <w:u w:val="single"/>
        </w:rPr>
        <w:instrText xml:space="preserve"> REF _Ref167773532 \r \h </w:instrText>
      </w:r>
      <w:r w:rsidR="008E1DA8" w:rsidRPr="00A10F37">
        <w:rPr>
          <w:rFonts w:ascii="Times New Roman" w:hAnsi="Times New Roman" w:cs="Times New Roman"/>
          <w:color w:val="000000"/>
          <w:u w:val="single"/>
        </w:rPr>
        <w:instrText xml:space="preserve"> \* MERGEFORMAT </w:instrText>
      </w:r>
      <w:r w:rsidRPr="00A10F37">
        <w:rPr>
          <w:rFonts w:ascii="Times New Roman" w:hAnsi="Times New Roman" w:cs="Times New Roman"/>
          <w:color w:val="000000"/>
          <w:u w:val="single"/>
        </w:rPr>
      </w:r>
      <w:r w:rsidRPr="00A10F37">
        <w:rPr>
          <w:rFonts w:ascii="Times New Roman" w:hAnsi="Times New Roman" w:cs="Times New Roman"/>
          <w:color w:val="000000"/>
          <w:u w:val="single"/>
        </w:rPr>
        <w:fldChar w:fldCharType="separate"/>
      </w:r>
      <w:r w:rsidR="00A01070">
        <w:rPr>
          <w:rFonts w:ascii="Times New Roman" w:hAnsi="Times New Roman" w:cs="Times New Roman"/>
          <w:color w:val="000000"/>
          <w:u w:val="single"/>
        </w:rPr>
        <w:t>2.4.4.1</w:t>
      </w:r>
      <w:r w:rsidRPr="00A10F37">
        <w:rPr>
          <w:rFonts w:ascii="Times New Roman" w:hAnsi="Times New Roman" w:cs="Times New Roman"/>
          <w:color w:val="000000"/>
          <w:u w:val="single"/>
        </w:rPr>
        <w:fldChar w:fldCharType="end"/>
      </w:r>
      <w:r w:rsidRPr="00A10F37">
        <w:rPr>
          <w:rFonts w:ascii="Times New Roman" w:hAnsi="Times New Roman" w:cs="Times New Roman"/>
          <w:color w:val="000000"/>
        </w:rPr>
        <w:t xml:space="preserve"> shall remain applicable to all such appointments.</w:t>
      </w:r>
      <w:bookmarkEnd w:id="15"/>
      <w:r w:rsidRPr="00A10F37">
        <w:rPr>
          <w:rFonts w:ascii="Times New Roman" w:hAnsi="Times New Roman" w:cs="Times New Roman"/>
          <w:color w:val="000000"/>
        </w:rPr>
        <w:t xml:space="preserve"> </w:t>
      </w:r>
    </w:p>
    <w:p w14:paraId="7A076723" w14:textId="7928776B" w:rsidR="00DA0828" w:rsidRPr="00A10F37" w:rsidRDefault="00DA0828" w:rsidP="00D162BB">
      <w:pPr>
        <w:pStyle w:val="ListParagraph"/>
        <w:numPr>
          <w:ilvl w:val="2"/>
          <w:numId w:val="2"/>
        </w:numPr>
        <w:spacing w:before="120" w:after="120"/>
        <w:ind w:left="1080" w:hanging="558"/>
        <w:contextualSpacing w:val="0"/>
        <w:jc w:val="both"/>
        <w:rPr>
          <w:rFonts w:ascii="Times New Roman" w:hAnsi="Times New Roman" w:cs="Times New Roman"/>
        </w:rPr>
      </w:pPr>
      <w:r w:rsidRPr="00A10F37">
        <w:rPr>
          <w:rFonts w:ascii="Times New Roman" w:hAnsi="Times New Roman" w:cs="Times New Roman"/>
          <w:b/>
          <w:bCs/>
          <w:noProof/>
        </w:rPr>
        <w:t xml:space="preserve">Removal of </w:t>
      </w:r>
      <w:r w:rsidR="00163DFF" w:rsidRPr="00A10F37">
        <w:rPr>
          <w:rFonts w:ascii="Times New Roman" w:hAnsi="Times New Roman" w:cs="Times New Roman"/>
          <w:b/>
          <w:bCs/>
          <w:noProof/>
        </w:rPr>
        <w:t>Alliance</w:t>
      </w:r>
      <w:r w:rsidRPr="00A10F37">
        <w:rPr>
          <w:rFonts w:ascii="Times New Roman" w:hAnsi="Times New Roman" w:cs="Times New Roman"/>
          <w:b/>
          <w:bCs/>
          <w:noProof/>
        </w:rPr>
        <w:t xml:space="preserve"> Multisig Members</w:t>
      </w:r>
      <w:r w:rsidRPr="00A10F37">
        <w:rPr>
          <w:rFonts w:ascii="Times New Roman" w:hAnsi="Times New Roman" w:cs="Times New Roman"/>
          <w:color w:val="000000"/>
        </w:rPr>
        <w:t>.</w:t>
      </w:r>
    </w:p>
    <w:p w14:paraId="38686572" w14:textId="19DFA285" w:rsidR="00D20D22" w:rsidRPr="00A10F37" w:rsidRDefault="00D20D22" w:rsidP="00D162BB">
      <w:pPr>
        <w:pStyle w:val="ListParagraph"/>
        <w:numPr>
          <w:ilvl w:val="3"/>
          <w:numId w:val="2"/>
        </w:numPr>
        <w:spacing w:before="120" w:after="120"/>
        <w:ind w:left="1800" w:hanging="720"/>
        <w:contextualSpacing w:val="0"/>
        <w:jc w:val="both"/>
        <w:rPr>
          <w:rFonts w:ascii="Times New Roman" w:hAnsi="Times New Roman" w:cs="Times New Roman"/>
        </w:rPr>
      </w:pPr>
      <w:bookmarkStart w:id="16" w:name="_Ref168432777"/>
      <w:r w:rsidRPr="00A10F37">
        <w:rPr>
          <w:rFonts w:ascii="Times New Roman" w:hAnsi="Times New Roman" w:cs="Times New Roman"/>
          <w:u w:val="single"/>
        </w:rPr>
        <w:t>Removal of</w:t>
      </w:r>
      <w:r w:rsidR="00037139" w:rsidRPr="00A10F37">
        <w:rPr>
          <w:rFonts w:ascii="Times New Roman" w:hAnsi="Times New Roman" w:cs="Times New Roman"/>
          <w:u w:val="single"/>
        </w:rPr>
        <w:t xml:space="preserve"> </w:t>
      </w:r>
      <w:r w:rsidRPr="00A10F37">
        <w:rPr>
          <w:rFonts w:ascii="Times New Roman" w:hAnsi="Times New Roman" w:cs="Times New Roman"/>
          <w:u w:val="single"/>
        </w:rPr>
        <w:t xml:space="preserve">Director </w:t>
      </w:r>
      <w:r w:rsidR="00163DFF" w:rsidRPr="00A10F37">
        <w:rPr>
          <w:rFonts w:ascii="Times New Roman" w:hAnsi="Times New Roman" w:cs="Times New Roman"/>
          <w:u w:val="single"/>
        </w:rPr>
        <w:t>Alliance</w:t>
      </w:r>
      <w:r w:rsidRPr="00A10F37">
        <w:rPr>
          <w:rFonts w:ascii="Times New Roman" w:hAnsi="Times New Roman" w:cs="Times New Roman"/>
          <w:u w:val="single"/>
        </w:rPr>
        <w:t xml:space="preserve"> Multisig Members</w:t>
      </w:r>
      <w:r w:rsidRPr="00A10F37">
        <w:rPr>
          <w:rFonts w:ascii="Times New Roman" w:hAnsi="Times New Roman" w:cs="Times New Roman"/>
          <w:i/>
          <w:iCs/>
        </w:rPr>
        <w:t>.</w:t>
      </w:r>
      <w:r w:rsidR="00037139" w:rsidRPr="00A10F37">
        <w:rPr>
          <w:rFonts w:ascii="Times New Roman" w:hAnsi="Times New Roman" w:cs="Times New Roman"/>
          <w:i/>
          <w:iCs/>
        </w:rPr>
        <w:t xml:space="preserve"> </w:t>
      </w:r>
      <w:r w:rsidRPr="00A10F37">
        <w:rPr>
          <w:rFonts w:ascii="Times New Roman" w:hAnsi="Times New Roman" w:cs="Times New Roman"/>
        </w:rPr>
        <w:t xml:space="preserve">Each person who is removed as a Director in accordance with these Bylaws shall also thereby automatically be deemed removed as a Director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 and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shall take all action necessary or desirable to cause such person to be</w:t>
      </w:r>
      <w:r w:rsidR="006A6A8B" w:rsidRPr="00A10F37">
        <w:rPr>
          <w:rFonts w:ascii="Times New Roman" w:hAnsi="Times New Roman" w:cs="Times New Roman"/>
        </w:rPr>
        <w:t xml:space="preserve"> removed</w:t>
      </w:r>
      <w:r w:rsidRPr="00A10F37">
        <w:rPr>
          <w:rFonts w:ascii="Times New Roman" w:hAnsi="Times New Roman" w:cs="Times New Roman"/>
        </w:rPr>
        <w:t xml:space="preserve"> as a Multisig Member of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w:t>
      </w:r>
    </w:p>
    <w:p w14:paraId="1808A7AC" w14:textId="0F8340C3" w:rsidR="00D20D22" w:rsidRPr="00A10F37" w:rsidRDefault="004718EB"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u w:val="single"/>
        </w:rPr>
        <w:t xml:space="preserve">Removal </w:t>
      </w:r>
      <w:r w:rsidR="00D20D22" w:rsidRPr="00A10F37">
        <w:rPr>
          <w:rFonts w:ascii="Times New Roman" w:hAnsi="Times New Roman" w:cs="Times New Roman"/>
          <w:u w:val="single"/>
        </w:rPr>
        <w:t xml:space="preserve">of Guardian </w:t>
      </w:r>
      <w:r w:rsidR="00163DFF" w:rsidRPr="00A10F37">
        <w:rPr>
          <w:rFonts w:ascii="Times New Roman" w:hAnsi="Times New Roman" w:cs="Times New Roman"/>
          <w:u w:val="single"/>
        </w:rPr>
        <w:t>Alliance</w:t>
      </w:r>
      <w:r w:rsidR="00D20D22" w:rsidRPr="00A10F37">
        <w:rPr>
          <w:rFonts w:ascii="Times New Roman" w:hAnsi="Times New Roman" w:cs="Times New Roman"/>
          <w:u w:val="single"/>
        </w:rPr>
        <w:t xml:space="preserve"> Multisig Members</w:t>
      </w:r>
      <w:r w:rsidR="00D20D22" w:rsidRPr="00A10F37">
        <w:rPr>
          <w:rFonts w:ascii="Times New Roman" w:hAnsi="Times New Roman" w:cs="Times New Roman"/>
          <w:i/>
          <w:iCs/>
        </w:rPr>
        <w:t xml:space="preserve">. </w:t>
      </w:r>
      <w:r w:rsidR="000F2545" w:rsidRPr="00A10F37">
        <w:rPr>
          <w:rFonts w:ascii="Times New Roman" w:hAnsi="Times New Roman" w:cs="Times New Roman"/>
        </w:rPr>
        <w:t>Any</w:t>
      </w:r>
      <w:r w:rsidR="00D20D22" w:rsidRPr="00A10F37">
        <w:rPr>
          <w:rFonts w:ascii="Times New Roman" w:hAnsi="Times New Roman" w:cs="Times New Roman"/>
        </w:rPr>
        <w:t xml:space="preserve"> Guardian </w:t>
      </w:r>
      <w:r w:rsidR="00163DFF" w:rsidRPr="00A10F37">
        <w:rPr>
          <w:rFonts w:ascii="Times New Roman" w:hAnsi="Times New Roman" w:cs="Times New Roman"/>
          <w:noProof/>
        </w:rPr>
        <w:t>Alliance</w:t>
      </w:r>
      <w:r w:rsidR="00D20D22" w:rsidRPr="00A10F37">
        <w:rPr>
          <w:rFonts w:ascii="Times New Roman" w:hAnsi="Times New Roman" w:cs="Times New Roman"/>
        </w:rPr>
        <w:t xml:space="preserve"> Multisig Member</w:t>
      </w:r>
      <w:r w:rsidR="000F2545" w:rsidRPr="00A10F37">
        <w:rPr>
          <w:rFonts w:ascii="Times New Roman" w:hAnsi="Times New Roman" w:cs="Times New Roman"/>
        </w:rPr>
        <w:t xml:space="preserve"> may be</w:t>
      </w:r>
      <w:r w:rsidR="00D20D22" w:rsidRPr="00A10F37">
        <w:rPr>
          <w:rFonts w:ascii="Times New Roman" w:hAnsi="Times New Roman" w:cs="Times New Roman"/>
        </w:rPr>
        <w:t xml:space="preserve"> </w:t>
      </w:r>
      <w:r w:rsidR="000F2545" w:rsidRPr="00A10F37">
        <w:rPr>
          <w:rFonts w:ascii="Times New Roman" w:hAnsi="Times New Roman" w:cs="Times New Roman"/>
        </w:rPr>
        <w:t>removed</w:t>
      </w:r>
      <w:r w:rsidR="00D20D22" w:rsidRPr="00A10F37">
        <w:rPr>
          <w:rFonts w:ascii="Times New Roman" w:hAnsi="Times New Roman" w:cs="Times New Roman"/>
        </w:rPr>
        <w:t xml:space="preserve"> by the Board, and the </w:t>
      </w:r>
      <w:r w:rsidR="00163DFF" w:rsidRPr="00A10F37">
        <w:rPr>
          <w:rFonts w:ascii="Times New Roman" w:hAnsi="Times New Roman" w:cs="Times New Roman"/>
          <w:noProof/>
        </w:rPr>
        <w:t>Alliance</w:t>
      </w:r>
      <w:r w:rsidR="00D20D22" w:rsidRPr="00A10F37">
        <w:rPr>
          <w:rFonts w:ascii="Times New Roman" w:hAnsi="Times New Roman" w:cs="Times New Roman"/>
        </w:rPr>
        <w:t xml:space="preserve"> Multisig Members shall take all action necessary or desirable to cause such person to be</w:t>
      </w:r>
      <w:r w:rsidR="000F2545" w:rsidRPr="00A10F37">
        <w:rPr>
          <w:rFonts w:ascii="Times New Roman" w:hAnsi="Times New Roman" w:cs="Times New Roman"/>
        </w:rPr>
        <w:t xml:space="preserve"> removed as</w:t>
      </w:r>
      <w:r w:rsidR="00D20D22" w:rsidRPr="00A10F37">
        <w:rPr>
          <w:rFonts w:ascii="Times New Roman" w:hAnsi="Times New Roman" w:cs="Times New Roman"/>
        </w:rPr>
        <w:t xml:space="preserve"> a Multisig Member of the </w:t>
      </w:r>
      <w:r w:rsidR="00163DFF" w:rsidRPr="00A10F37">
        <w:rPr>
          <w:rFonts w:ascii="Times New Roman" w:hAnsi="Times New Roman" w:cs="Times New Roman"/>
          <w:noProof/>
        </w:rPr>
        <w:t>Alliance</w:t>
      </w:r>
      <w:r w:rsidR="00D20D22" w:rsidRPr="00A10F37">
        <w:rPr>
          <w:rFonts w:ascii="Times New Roman" w:hAnsi="Times New Roman" w:cs="Times New Roman"/>
        </w:rPr>
        <w:t xml:space="preserve"> Multisig. </w:t>
      </w:r>
    </w:p>
    <w:p w14:paraId="470A60AB" w14:textId="744127B7" w:rsidR="00DA0828" w:rsidRPr="00A10F37" w:rsidRDefault="00DA0828" w:rsidP="00D162BB">
      <w:pPr>
        <w:pStyle w:val="ListParagraph"/>
        <w:numPr>
          <w:ilvl w:val="2"/>
          <w:numId w:val="2"/>
        </w:numPr>
        <w:spacing w:before="120" w:after="120"/>
        <w:ind w:left="1080" w:hanging="558"/>
        <w:contextualSpacing w:val="0"/>
        <w:jc w:val="both"/>
        <w:rPr>
          <w:rFonts w:ascii="Times New Roman" w:hAnsi="Times New Roman" w:cs="Times New Roman"/>
        </w:rPr>
      </w:pPr>
      <w:bookmarkStart w:id="17" w:name="_Ref167780184"/>
      <w:bookmarkEnd w:id="16"/>
      <w:r w:rsidRPr="00A10F37">
        <w:rPr>
          <w:rFonts w:ascii="Times New Roman" w:hAnsi="Times New Roman" w:cs="Times New Roman"/>
          <w:b/>
          <w:bCs/>
          <w:noProof/>
        </w:rPr>
        <w:t xml:space="preserve">Facilitation of </w:t>
      </w:r>
      <w:r w:rsidR="00163DFF" w:rsidRPr="00A10F37">
        <w:rPr>
          <w:rFonts w:ascii="Times New Roman" w:hAnsi="Times New Roman" w:cs="Times New Roman"/>
          <w:b/>
          <w:bCs/>
          <w:noProof/>
        </w:rPr>
        <w:t>Alliance</w:t>
      </w:r>
      <w:r w:rsidRPr="00A10F37">
        <w:rPr>
          <w:rFonts w:ascii="Times New Roman" w:hAnsi="Times New Roman" w:cs="Times New Roman"/>
          <w:b/>
          <w:bCs/>
          <w:noProof/>
        </w:rPr>
        <w:t xml:space="preserve"> Multisig Member Removals</w:t>
      </w:r>
      <w:r w:rsidRPr="00A10F37">
        <w:rPr>
          <w:rFonts w:ascii="Times New Roman" w:hAnsi="Times New Roman" w:cs="Times New Roman"/>
          <w:color w:val="000000"/>
        </w:rPr>
        <w:t>.</w:t>
      </w:r>
      <w:bookmarkEnd w:id="17"/>
    </w:p>
    <w:p w14:paraId="742B59E2" w14:textId="2B70ED8F" w:rsidR="00DA0828" w:rsidRPr="00A10F37" w:rsidRDefault="00DA0828"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u w:val="single"/>
        </w:rPr>
        <w:t>General Facilitation of Removals</w:t>
      </w:r>
      <w:r w:rsidRPr="00A10F37">
        <w:rPr>
          <w:rFonts w:ascii="Times New Roman" w:hAnsi="Times New Roman" w:cs="Times New Roman"/>
          <w:i/>
          <w:iCs/>
        </w:rPr>
        <w:t xml:space="preserve">. </w:t>
      </w:r>
      <w:r w:rsidRPr="00A10F37">
        <w:rPr>
          <w:rFonts w:ascii="Times New Roman" w:hAnsi="Times New Roman" w:cs="Times New Roman"/>
        </w:rPr>
        <w:t xml:space="preserve">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and other BORG Personnel shall use their commercially reasonable best efforts to ensure that any person who should be removed from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based on the provisions of these Bylaws (including this </w:t>
      </w:r>
      <w:r w:rsidRPr="00A10F37">
        <w:rPr>
          <w:rFonts w:ascii="Times New Roman" w:hAnsi="Times New Roman" w:cs="Times New Roman"/>
          <w:u w:val="single"/>
        </w:rPr>
        <w:t xml:space="preserve">Article </w:t>
      </w:r>
      <w:r w:rsidRPr="00A10F37">
        <w:rPr>
          <w:rFonts w:ascii="Times New Roman" w:hAnsi="Times New Roman" w:cs="Times New Roman"/>
          <w:u w:val="single"/>
        </w:rPr>
        <w:fldChar w:fldCharType="begin"/>
      </w:r>
      <w:r w:rsidRPr="00A10F37">
        <w:rPr>
          <w:rFonts w:ascii="Times New Roman" w:hAnsi="Times New Roman" w:cs="Times New Roman"/>
          <w:u w:val="single"/>
        </w:rPr>
        <w:instrText xml:space="preserve"> REF _Ref167780184 \r \h </w:instrText>
      </w:r>
      <w:r w:rsidR="008E1DA8" w:rsidRPr="00A10F37">
        <w:rPr>
          <w:rFonts w:ascii="Times New Roman" w:hAnsi="Times New Roman" w:cs="Times New Roman"/>
          <w:u w:val="single"/>
        </w:rPr>
        <w:instrText xml:space="preserve"> \* MERGEFORMAT </w:instrText>
      </w:r>
      <w:r w:rsidRPr="00A10F37">
        <w:rPr>
          <w:rFonts w:ascii="Times New Roman" w:hAnsi="Times New Roman" w:cs="Times New Roman"/>
          <w:u w:val="single"/>
        </w:rPr>
      </w:r>
      <w:r w:rsidRPr="00A10F37">
        <w:rPr>
          <w:rFonts w:ascii="Times New Roman" w:hAnsi="Times New Roman" w:cs="Times New Roman"/>
          <w:u w:val="single"/>
        </w:rPr>
        <w:fldChar w:fldCharType="separate"/>
      </w:r>
      <w:r w:rsidR="00A01070">
        <w:rPr>
          <w:rFonts w:ascii="Times New Roman" w:hAnsi="Times New Roman" w:cs="Times New Roman"/>
          <w:u w:val="single"/>
        </w:rPr>
        <w:t>2.4.6</w:t>
      </w:r>
      <w:r w:rsidRPr="00A10F37">
        <w:rPr>
          <w:rFonts w:ascii="Times New Roman" w:hAnsi="Times New Roman" w:cs="Times New Roman"/>
          <w:u w:val="single"/>
        </w:rPr>
        <w:fldChar w:fldCharType="end"/>
      </w:r>
      <w:r w:rsidRPr="00A10F37">
        <w:rPr>
          <w:rFonts w:ascii="Times New Roman" w:hAnsi="Times New Roman" w:cs="Times New Roman"/>
        </w:rPr>
        <w:t xml:space="preserve">) or any other Governance Agreement is removed from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as promptly as reasonably practicable. If </w:t>
      </w:r>
      <w:r w:rsidR="00814F01" w:rsidRPr="00A10F37">
        <w:rPr>
          <w:rFonts w:ascii="Times New Roman" w:hAnsi="Times New Roman" w:cs="Times New Roman"/>
        </w:rPr>
        <w:t>an Alliance</w:t>
      </w:r>
      <w:r w:rsidRPr="00A10F37">
        <w:rPr>
          <w:rFonts w:ascii="Times New Roman" w:hAnsi="Times New Roman" w:cs="Times New Roman"/>
        </w:rPr>
        <w:t xml:space="preserve"> Multisig Member is removed in accordance with </w:t>
      </w:r>
      <w:r w:rsidRPr="00A10F37">
        <w:rPr>
          <w:rFonts w:ascii="Times New Roman" w:hAnsi="Times New Roman" w:cs="Times New Roman"/>
          <w:u w:val="single"/>
        </w:rPr>
        <w:t xml:space="preserve">Article </w:t>
      </w:r>
      <w:r w:rsidRPr="00A10F37">
        <w:rPr>
          <w:rFonts w:ascii="Times New Roman" w:hAnsi="Times New Roman" w:cs="Times New Roman"/>
          <w:u w:val="single"/>
        </w:rPr>
        <w:fldChar w:fldCharType="begin"/>
      </w:r>
      <w:r w:rsidRPr="00A10F37">
        <w:rPr>
          <w:rFonts w:ascii="Times New Roman" w:hAnsi="Times New Roman" w:cs="Times New Roman"/>
          <w:u w:val="single"/>
        </w:rPr>
        <w:instrText xml:space="preserve"> REF _Ref168432777 \r \h </w:instrText>
      </w:r>
      <w:r w:rsidR="008E1DA8" w:rsidRPr="00A10F37">
        <w:rPr>
          <w:rFonts w:ascii="Times New Roman" w:hAnsi="Times New Roman" w:cs="Times New Roman"/>
          <w:u w:val="single"/>
        </w:rPr>
        <w:instrText xml:space="preserve"> \* MERGEFORMAT </w:instrText>
      </w:r>
      <w:r w:rsidRPr="00A10F37">
        <w:rPr>
          <w:rFonts w:ascii="Times New Roman" w:hAnsi="Times New Roman" w:cs="Times New Roman"/>
          <w:u w:val="single"/>
        </w:rPr>
      </w:r>
      <w:r w:rsidRPr="00A10F37">
        <w:rPr>
          <w:rFonts w:ascii="Times New Roman" w:hAnsi="Times New Roman" w:cs="Times New Roman"/>
          <w:u w:val="single"/>
        </w:rPr>
        <w:fldChar w:fldCharType="separate"/>
      </w:r>
      <w:r w:rsidR="00A01070">
        <w:rPr>
          <w:rFonts w:ascii="Times New Roman" w:hAnsi="Times New Roman" w:cs="Times New Roman"/>
          <w:u w:val="single"/>
        </w:rPr>
        <w:t>2.4.5.1</w:t>
      </w:r>
      <w:r w:rsidRPr="00A10F37">
        <w:rPr>
          <w:rFonts w:ascii="Times New Roman" w:hAnsi="Times New Roman" w:cs="Times New Roman"/>
          <w:u w:val="single"/>
        </w:rPr>
        <w:fldChar w:fldCharType="end"/>
      </w:r>
      <w:r w:rsidRPr="00A10F37">
        <w:rPr>
          <w:rFonts w:ascii="Times New Roman" w:hAnsi="Times New Roman" w:cs="Times New Roman"/>
        </w:rPr>
        <w:t xml:space="preserve">, the BORG, </w:t>
      </w:r>
      <w:r w:rsidRPr="00A10F37">
        <w:rPr>
          <w:rFonts w:ascii="Times New Roman" w:hAnsi="Times New Roman" w:cs="Times New Roman"/>
          <w:color w:val="000000"/>
        </w:rPr>
        <w:t xml:space="preserve">the other </w:t>
      </w:r>
      <w:r w:rsidR="00163DFF" w:rsidRPr="00A10F37">
        <w:rPr>
          <w:rFonts w:ascii="Times New Roman" w:hAnsi="Times New Roman" w:cs="Times New Roman"/>
          <w:noProof/>
        </w:rPr>
        <w:t>Alliance</w:t>
      </w:r>
      <w:r w:rsidRPr="00A10F37">
        <w:rPr>
          <w:rFonts w:ascii="Times New Roman" w:hAnsi="Times New Roman" w:cs="Times New Roman"/>
          <w:color w:val="000000"/>
        </w:rPr>
        <w:t xml:space="preserve"> Multisig Members and other BORG Personnel shall use their commercially reasonable best efforts to terminate the applicable Multisig Participation Agreement, </w:t>
      </w:r>
      <w:r w:rsidRPr="00A10F37">
        <w:rPr>
          <w:rFonts w:ascii="Times New Roman" w:hAnsi="Times New Roman" w:cs="Times New Roman"/>
          <w:color w:val="000000"/>
        </w:rPr>
        <w:lastRenderedPageBreak/>
        <w:t xml:space="preserve">these Bylaws and any other Governance Agreement with such removed </w:t>
      </w:r>
      <w:r w:rsidR="00163DFF" w:rsidRPr="00A10F37">
        <w:rPr>
          <w:rFonts w:ascii="Times New Roman" w:hAnsi="Times New Roman" w:cs="Times New Roman"/>
          <w:noProof/>
        </w:rPr>
        <w:t>Alliance</w:t>
      </w:r>
      <w:r w:rsidRPr="00A10F37">
        <w:rPr>
          <w:rFonts w:ascii="Times New Roman" w:hAnsi="Times New Roman" w:cs="Times New Roman"/>
          <w:color w:val="000000"/>
        </w:rPr>
        <w:t xml:space="preserve"> Multisig Member.</w:t>
      </w:r>
    </w:p>
    <w:p w14:paraId="3E24242B" w14:textId="77777777" w:rsidR="00DA0828" w:rsidRPr="00A10F37" w:rsidRDefault="00DA0828"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u w:val="single"/>
        </w:rPr>
        <w:t>Resignation and Removal</w:t>
      </w:r>
      <w:r w:rsidRPr="00A10F37">
        <w:rPr>
          <w:rFonts w:ascii="Times New Roman" w:hAnsi="Times New Roman" w:cs="Times New Roman"/>
          <w:i/>
          <w:iCs/>
        </w:rPr>
        <w:t xml:space="preserve">. </w:t>
      </w:r>
    </w:p>
    <w:p w14:paraId="0B8C6336" w14:textId="3D432B0B" w:rsidR="00DA0828" w:rsidRPr="00A10F37" w:rsidRDefault="00814F01" w:rsidP="00D162BB">
      <w:pPr>
        <w:numPr>
          <w:ilvl w:val="4"/>
          <w:numId w:val="2"/>
        </w:numPr>
        <w:pBdr>
          <w:top w:val="nil"/>
          <w:left w:val="nil"/>
          <w:bottom w:val="nil"/>
          <w:right w:val="nil"/>
          <w:between w:val="nil"/>
        </w:pBdr>
        <w:spacing w:after="140" w:line="290" w:lineRule="auto"/>
        <w:ind w:left="2250" w:hanging="306"/>
        <w:jc w:val="both"/>
        <w:rPr>
          <w:rFonts w:ascii="Times New Roman" w:hAnsi="Times New Roman" w:cs="Times New Roman"/>
        </w:rPr>
      </w:pPr>
      <w:r w:rsidRPr="00A10F37">
        <w:rPr>
          <w:rFonts w:ascii="Times New Roman" w:hAnsi="Times New Roman" w:cs="Times New Roman"/>
        </w:rPr>
        <w:t>An Alliance</w:t>
      </w:r>
      <w:r w:rsidR="00DA0828" w:rsidRPr="00A10F37">
        <w:rPr>
          <w:rFonts w:ascii="Times New Roman" w:hAnsi="Times New Roman" w:cs="Times New Roman"/>
        </w:rPr>
        <w:t xml:space="preserve"> Multisig Member may seek to resign from any </w:t>
      </w:r>
      <w:r w:rsidR="00163DFF" w:rsidRPr="00A10F37">
        <w:rPr>
          <w:rFonts w:ascii="Times New Roman" w:hAnsi="Times New Roman" w:cs="Times New Roman"/>
          <w:noProof/>
        </w:rPr>
        <w:t>Alliance</w:t>
      </w:r>
      <w:r w:rsidR="00DA0828" w:rsidRPr="00A10F37">
        <w:rPr>
          <w:rFonts w:ascii="Times New Roman" w:hAnsi="Times New Roman" w:cs="Times New Roman"/>
        </w:rPr>
        <w:t xml:space="preserve"> Multisig at any time</w:t>
      </w:r>
      <w:r w:rsidR="00DA0828" w:rsidRPr="00A10F37">
        <w:rPr>
          <w:rFonts w:ascii="Times New Roman" w:hAnsi="Times New Roman" w:cs="Times New Roman"/>
          <w:color w:val="000000"/>
        </w:rPr>
        <w:t xml:space="preserve"> </w:t>
      </w:r>
      <w:r w:rsidR="00DA0828" w:rsidRPr="00A10F37">
        <w:rPr>
          <w:rFonts w:ascii="Times New Roman" w:hAnsi="Times New Roman" w:cs="Times New Roman"/>
        </w:rPr>
        <w:t xml:space="preserve">by giving no less than 60 days’ advance written notice of an intention to resign to the BORG and the other </w:t>
      </w:r>
      <w:r w:rsidR="00163DFF" w:rsidRPr="00A10F37">
        <w:rPr>
          <w:rFonts w:ascii="Times New Roman" w:hAnsi="Times New Roman" w:cs="Times New Roman"/>
          <w:noProof/>
        </w:rPr>
        <w:t>Alliance</w:t>
      </w:r>
      <w:r w:rsidR="00DA0828" w:rsidRPr="00A10F37">
        <w:rPr>
          <w:rFonts w:ascii="Times New Roman" w:hAnsi="Times New Roman" w:cs="Times New Roman"/>
        </w:rPr>
        <w:t xml:space="preserve"> Multisig Members.</w:t>
      </w:r>
      <w:r w:rsidR="00D26BEA" w:rsidRPr="00A10F37">
        <w:rPr>
          <w:rFonts w:ascii="Times New Roman" w:hAnsi="Times New Roman" w:cs="Times New Roman"/>
        </w:rPr>
        <w:t xml:space="preserve"> For the avoidance of doubt, a Director Alliance Multisig Member who wishes to resign must also resign as a Director, on the same terms of resignation. </w:t>
      </w:r>
    </w:p>
    <w:p w14:paraId="23C6BD13" w14:textId="56036E25" w:rsidR="00DA0828" w:rsidRPr="00A10F37" w:rsidRDefault="00DA0828" w:rsidP="00D162BB">
      <w:pPr>
        <w:numPr>
          <w:ilvl w:val="4"/>
          <w:numId w:val="2"/>
        </w:numPr>
        <w:pBdr>
          <w:top w:val="nil"/>
          <w:left w:val="nil"/>
          <w:bottom w:val="nil"/>
          <w:right w:val="nil"/>
          <w:between w:val="nil"/>
        </w:pBdr>
        <w:spacing w:after="140" w:line="290" w:lineRule="auto"/>
        <w:ind w:left="2250" w:hanging="306"/>
        <w:jc w:val="both"/>
        <w:rPr>
          <w:rFonts w:ascii="Times New Roman" w:hAnsi="Times New Roman" w:cs="Times New Roman"/>
        </w:rPr>
      </w:pPr>
      <w:r w:rsidRPr="00A10F37">
        <w:rPr>
          <w:rFonts w:ascii="Times New Roman" w:hAnsi="Times New Roman" w:cs="Times New Roman"/>
          <w:color w:val="000000"/>
        </w:rPr>
        <w:t xml:space="preserve">If </w:t>
      </w:r>
      <w:r w:rsidR="00814F01" w:rsidRPr="00A10F37">
        <w:rPr>
          <w:rFonts w:ascii="Times New Roman" w:hAnsi="Times New Roman" w:cs="Times New Roman"/>
          <w:color w:val="000000"/>
        </w:rPr>
        <w:t>an Alliance</w:t>
      </w:r>
      <w:r w:rsidRPr="00A10F37">
        <w:rPr>
          <w:rFonts w:ascii="Times New Roman" w:hAnsi="Times New Roman" w:cs="Times New Roman"/>
          <w:color w:val="000000"/>
        </w:rPr>
        <w:t xml:space="preserve"> Multisig Member delivers (and does not revoke) a written notice of resignation from </w:t>
      </w:r>
      <w:r w:rsidR="00814F01" w:rsidRPr="00A10F37">
        <w:rPr>
          <w:rFonts w:ascii="Times New Roman" w:hAnsi="Times New Roman" w:cs="Times New Roman"/>
          <w:color w:val="000000"/>
        </w:rPr>
        <w:t>an Alliance</w:t>
      </w:r>
      <w:r w:rsidRPr="00A10F37">
        <w:rPr>
          <w:rFonts w:ascii="Times New Roman" w:hAnsi="Times New Roman" w:cs="Times New Roman"/>
          <w:color w:val="000000"/>
        </w:rPr>
        <w:t xml:space="preserve"> Multisig in accordance with the preceding clause ‘(a)’ and otherwise in accordance with these Bylaws and the other Governance Agreements, </w:t>
      </w:r>
      <w:r w:rsidRPr="00A10F37">
        <w:rPr>
          <w:rFonts w:ascii="Times New Roman" w:hAnsi="Times New Roman" w:cs="Times New Roman"/>
        </w:rPr>
        <w:t xml:space="preserve">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shall</w:t>
      </w:r>
      <w:r w:rsidRPr="00A10F37">
        <w:rPr>
          <w:rFonts w:ascii="Times New Roman" w:hAnsi="Times New Roman" w:cs="Times New Roman"/>
          <w:color w:val="000000"/>
        </w:rPr>
        <w:t xml:space="preserve"> use their commercially reasonable best efforts to facilitate, allow or cause such person to be removed from such </w:t>
      </w:r>
      <w:r w:rsidR="00163DFF" w:rsidRPr="00A10F37">
        <w:rPr>
          <w:rFonts w:ascii="Times New Roman" w:hAnsi="Times New Roman" w:cs="Times New Roman"/>
          <w:noProof/>
        </w:rPr>
        <w:t>Alliance</w:t>
      </w:r>
      <w:r w:rsidRPr="00A10F37">
        <w:rPr>
          <w:rFonts w:ascii="Times New Roman" w:hAnsi="Times New Roman" w:cs="Times New Roman"/>
          <w:color w:val="000000"/>
        </w:rPr>
        <w:t xml:space="preserve"> Multisig </w:t>
      </w:r>
      <w:r w:rsidRPr="00A10F37">
        <w:rPr>
          <w:rFonts w:ascii="Times New Roman" w:hAnsi="Times New Roman" w:cs="Times New Roman"/>
        </w:rPr>
        <w:t xml:space="preserve">in accordance with </w:t>
      </w:r>
      <w:r w:rsidRPr="00A10F37">
        <w:rPr>
          <w:rFonts w:ascii="Times New Roman" w:hAnsi="Times New Roman" w:cs="Times New Roman"/>
          <w:u w:val="single"/>
        </w:rPr>
        <w:t xml:space="preserve">Article </w:t>
      </w:r>
      <w:r w:rsidRPr="00A10F37">
        <w:rPr>
          <w:rFonts w:ascii="Times New Roman" w:hAnsi="Times New Roman" w:cs="Times New Roman"/>
          <w:u w:val="single"/>
        </w:rPr>
        <w:fldChar w:fldCharType="begin"/>
      </w:r>
      <w:r w:rsidRPr="00A10F37">
        <w:rPr>
          <w:rFonts w:ascii="Times New Roman" w:hAnsi="Times New Roman" w:cs="Times New Roman"/>
          <w:u w:val="single"/>
        </w:rPr>
        <w:instrText xml:space="preserve"> REF _Ref168432777 \r \h </w:instrText>
      </w:r>
      <w:r w:rsidR="008E1DA8" w:rsidRPr="00A10F37">
        <w:rPr>
          <w:rFonts w:ascii="Times New Roman" w:hAnsi="Times New Roman" w:cs="Times New Roman"/>
          <w:u w:val="single"/>
        </w:rPr>
        <w:instrText xml:space="preserve"> \* MERGEFORMAT </w:instrText>
      </w:r>
      <w:r w:rsidRPr="00A10F37">
        <w:rPr>
          <w:rFonts w:ascii="Times New Roman" w:hAnsi="Times New Roman" w:cs="Times New Roman"/>
          <w:u w:val="single"/>
        </w:rPr>
      </w:r>
      <w:r w:rsidRPr="00A10F37">
        <w:rPr>
          <w:rFonts w:ascii="Times New Roman" w:hAnsi="Times New Roman" w:cs="Times New Roman"/>
          <w:u w:val="single"/>
        </w:rPr>
        <w:fldChar w:fldCharType="separate"/>
      </w:r>
      <w:r w:rsidR="00A01070">
        <w:rPr>
          <w:rFonts w:ascii="Times New Roman" w:hAnsi="Times New Roman" w:cs="Times New Roman"/>
          <w:u w:val="single"/>
        </w:rPr>
        <w:t>2.4.5.1</w:t>
      </w:r>
      <w:r w:rsidRPr="00A10F37">
        <w:rPr>
          <w:rFonts w:ascii="Times New Roman" w:hAnsi="Times New Roman" w:cs="Times New Roman"/>
          <w:u w:val="single"/>
        </w:rPr>
        <w:fldChar w:fldCharType="end"/>
      </w:r>
      <w:r w:rsidRPr="00A10F37">
        <w:rPr>
          <w:rFonts w:ascii="Times New Roman" w:hAnsi="Times New Roman" w:cs="Times New Roman"/>
          <w:color w:val="000000"/>
        </w:rPr>
        <w:t xml:space="preserve"> by no later than the 61</w:t>
      </w:r>
      <w:r w:rsidRPr="00A10F37">
        <w:rPr>
          <w:rFonts w:ascii="Times New Roman" w:hAnsi="Times New Roman" w:cs="Times New Roman"/>
          <w:color w:val="000000"/>
          <w:vertAlign w:val="superscript"/>
        </w:rPr>
        <w:t>st</w:t>
      </w:r>
      <w:r w:rsidRPr="00A10F37">
        <w:rPr>
          <w:rFonts w:ascii="Times New Roman" w:hAnsi="Times New Roman" w:cs="Times New Roman"/>
          <w:color w:val="000000"/>
        </w:rPr>
        <w:t xml:space="preserve"> day following the completion of such delivery of such written notice, or such later time of effectiveness of such resignation as is specified in such written notice. </w:t>
      </w:r>
    </w:p>
    <w:p w14:paraId="15A8F30C" w14:textId="73100200" w:rsidR="00DA0828" w:rsidRPr="00A10F37" w:rsidRDefault="00DA0828" w:rsidP="00D26BEA">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u w:val="single"/>
        </w:rPr>
        <w:t>Removal for Death, Disability, Change of Control, Bankruptcy, and Other Termination Events</w:t>
      </w:r>
      <w:r w:rsidRPr="00A10F37">
        <w:rPr>
          <w:rFonts w:ascii="Times New Roman" w:hAnsi="Times New Roman" w:cs="Times New Roman"/>
          <w:i/>
          <w:iCs/>
        </w:rPr>
        <w:t xml:space="preserve">. </w:t>
      </w:r>
      <w:r w:rsidRPr="00A10F37">
        <w:rPr>
          <w:rFonts w:ascii="Times New Roman" w:hAnsi="Times New Roman" w:cs="Times New Roman"/>
          <w:color w:val="000000"/>
        </w:rPr>
        <w:t xml:space="preserve">Upon the occurrence of any of the events or circumstances of termination referred to in Section 8 of the Multisignature Participation Agreement, </w:t>
      </w:r>
      <w:r w:rsidRPr="00A10F37">
        <w:rPr>
          <w:rFonts w:ascii="Times New Roman" w:hAnsi="Times New Roman" w:cs="Times New Roman"/>
        </w:rPr>
        <w:t xml:space="preserve">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shall</w:t>
      </w:r>
      <w:r w:rsidRPr="00A10F37">
        <w:rPr>
          <w:rFonts w:ascii="Times New Roman" w:hAnsi="Times New Roman" w:cs="Times New Roman"/>
          <w:color w:val="000000"/>
        </w:rPr>
        <w:t xml:space="preserve"> use their commercially reasonable best efforts to facilitate, allow or cause such person to be removed from all </w:t>
      </w:r>
      <w:r w:rsidR="00163DFF" w:rsidRPr="00A10F37">
        <w:rPr>
          <w:rFonts w:ascii="Times New Roman" w:hAnsi="Times New Roman" w:cs="Times New Roman"/>
          <w:noProof/>
        </w:rPr>
        <w:t>Alliance</w:t>
      </w:r>
      <w:r w:rsidRPr="00A10F37">
        <w:rPr>
          <w:rFonts w:ascii="Times New Roman" w:hAnsi="Times New Roman" w:cs="Times New Roman"/>
          <w:color w:val="000000"/>
        </w:rPr>
        <w:t xml:space="preserve"> Multisigs as promptly as reasonably practicable. </w:t>
      </w:r>
    </w:p>
    <w:p w14:paraId="0D80C87D" w14:textId="164A3E9D" w:rsidR="00DA0828" w:rsidRPr="00A10F37" w:rsidRDefault="00DA0828"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u w:val="single"/>
        </w:rPr>
        <w:t>Facilitation</w:t>
      </w:r>
      <w:r w:rsidRPr="00A10F37">
        <w:rPr>
          <w:rFonts w:ascii="Times New Roman" w:hAnsi="Times New Roman" w:cs="Times New Roman"/>
          <w:color w:val="000000"/>
          <w:u w:val="single"/>
        </w:rPr>
        <w:t xml:space="preserve"> of Emergency Supervisor Removals</w:t>
      </w:r>
      <w:r w:rsidRPr="00A10F37">
        <w:rPr>
          <w:rFonts w:ascii="Times New Roman" w:hAnsi="Times New Roman" w:cs="Times New Roman"/>
          <w:i/>
          <w:iCs/>
          <w:color w:val="000000"/>
        </w:rPr>
        <w:t xml:space="preserve">. </w:t>
      </w:r>
      <w:r w:rsidRPr="00A10F37">
        <w:rPr>
          <w:rFonts w:ascii="Times New Roman" w:hAnsi="Times New Roman" w:cs="Times New Roman"/>
          <w:color w:val="000000"/>
        </w:rPr>
        <w:t xml:space="preserve">If an Emergency Supervisor </w:t>
      </w:r>
      <w:r w:rsidRPr="00A10F37">
        <w:rPr>
          <w:rFonts w:ascii="Times New Roman" w:hAnsi="Times New Roman" w:cs="Times New Roman"/>
        </w:rPr>
        <w:t xml:space="preserve">appointed in accordance with a </w:t>
      </w:r>
      <w:r w:rsidR="00725AEC" w:rsidRPr="00A10F37">
        <w:rPr>
          <w:rFonts w:ascii="Times New Roman" w:hAnsi="Times New Roman" w:cs="Times New Roman"/>
        </w:rPr>
        <w:t>Community Module</w:t>
      </w:r>
      <w:r w:rsidRPr="00A10F37">
        <w:rPr>
          <w:rFonts w:ascii="Times New Roman" w:hAnsi="Times New Roman" w:cs="Times New Roman"/>
        </w:rPr>
        <w:t xml:space="preserve"> Approval instructs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(or any subset thereof) to facilitate, allow or cause a person to be removed as </w:t>
      </w:r>
      <w:r w:rsidR="00814F01" w:rsidRPr="00A10F37">
        <w:rPr>
          <w:rFonts w:ascii="Times New Roman" w:hAnsi="Times New Roman" w:cs="Times New Roman"/>
        </w:rPr>
        <w:t>an Alliance</w:t>
      </w:r>
      <w:r w:rsidRPr="00A10F37">
        <w:rPr>
          <w:rFonts w:ascii="Times New Roman" w:hAnsi="Times New Roman" w:cs="Times New Roman"/>
        </w:rPr>
        <w:t xml:space="preserve"> Multisig Member due to the Emergency Supervisor deeming such removal necessary or desirable to handle an Adverse Event, such </w:t>
      </w:r>
      <w:r w:rsidR="00163DFF" w:rsidRPr="00A10F37">
        <w:rPr>
          <w:rFonts w:ascii="Times New Roman" w:hAnsi="Times New Roman" w:cs="Times New Roman"/>
          <w:noProof/>
        </w:rPr>
        <w:t>Alliance</w:t>
      </w:r>
      <w:r w:rsidRPr="00A10F37">
        <w:rPr>
          <w:rFonts w:ascii="Times New Roman" w:hAnsi="Times New Roman" w:cs="Times New Roman"/>
        </w:rPr>
        <w:t xml:space="preserve"> Multisig Members shall</w:t>
      </w:r>
      <w:r w:rsidRPr="00A10F37">
        <w:rPr>
          <w:rFonts w:ascii="Times New Roman" w:hAnsi="Times New Roman" w:cs="Times New Roman"/>
          <w:color w:val="000000"/>
        </w:rPr>
        <w:t xml:space="preserve"> use their commercially reasonable best efforts to facilitate, allow or cause such person to be so removed, as applicable. </w:t>
      </w:r>
    </w:p>
    <w:p w14:paraId="6A6602D9" w14:textId="06D8DE68" w:rsidR="009E213A" w:rsidRPr="00A10F37" w:rsidRDefault="009E213A"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rPr>
        <w:t>Supervisors</w:t>
      </w:r>
    </w:p>
    <w:p w14:paraId="6BB5B830" w14:textId="66A0EBFE" w:rsidR="009E213A" w:rsidRPr="00A10F37" w:rsidRDefault="00284E7F"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i/>
          <w:iCs/>
        </w:rPr>
      </w:pPr>
      <w:r w:rsidRPr="00A10F37">
        <w:rPr>
          <w:rFonts w:ascii="Times New Roman" w:hAnsi="Times New Roman" w:cs="Times New Roman"/>
          <w:b/>
          <w:bCs/>
          <w:noProof/>
        </w:rPr>
        <w:t>Purpose and Powers of Supervisors</w:t>
      </w:r>
    </w:p>
    <w:p w14:paraId="0483DE93" w14:textId="48C2F840" w:rsidR="002241FF" w:rsidRPr="00A10F37" w:rsidRDefault="004E759C" w:rsidP="005D02AB">
      <w:pPr>
        <w:spacing w:before="120" w:after="120"/>
        <w:ind w:left="720"/>
        <w:jc w:val="both"/>
        <w:rPr>
          <w:rFonts w:ascii="Times New Roman" w:hAnsi="Times New Roman" w:cs="Times New Roman"/>
        </w:rPr>
      </w:pPr>
      <w:r w:rsidRPr="00A10F37">
        <w:rPr>
          <w:rFonts w:ascii="Times New Roman" w:hAnsi="Times New Roman" w:cs="Times New Roman"/>
        </w:rPr>
        <w:t>The ‘supervisor’ of the BORG (the “</w:t>
      </w:r>
      <w:r w:rsidRPr="00A10F37">
        <w:rPr>
          <w:rFonts w:ascii="Times New Roman" w:hAnsi="Times New Roman" w:cs="Times New Roman"/>
          <w:b/>
          <w:bCs/>
          <w:i/>
          <w:iCs/>
        </w:rPr>
        <w:t>Supervisor</w:t>
      </w:r>
      <w:r w:rsidRPr="00A10F37">
        <w:rPr>
          <w:rFonts w:ascii="Times New Roman" w:hAnsi="Times New Roman" w:cs="Times New Roman"/>
          <w:i/>
          <w:iCs/>
        </w:rPr>
        <w:t>”</w:t>
      </w:r>
      <w:r w:rsidRPr="00A10F37">
        <w:rPr>
          <w:rFonts w:ascii="Times New Roman" w:hAnsi="Times New Roman" w:cs="Times New Roman"/>
        </w:rPr>
        <w:t>)</w:t>
      </w:r>
      <w:r w:rsidR="009E213A" w:rsidRPr="00A10F37">
        <w:rPr>
          <w:rFonts w:ascii="Times New Roman" w:hAnsi="Times New Roman" w:cs="Times New Roman"/>
        </w:rPr>
        <w:t xml:space="preserve"> shall ensure that the BORG’s rules are enforced, and shall have the right and power to hold Borg Personnel liable for any</w:t>
      </w:r>
      <w:r w:rsidR="004C303C" w:rsidRPr="00A10F37">
        <w:rPr>
          <w:rFonts w:ascii="Times New Roman" w:hAnsi="Times New Roman" w:cs="Times New Roman"/>
        </w:rPr>
        <w:t xml:space="preserve"> Adverse Event </w:t>
      </w:r>
      <w:r w:rsidR="00B57CAE" w:rsidRPr="00A10F37">
        <w:rPr>
          <w:rFonts w:ascii="Times New Roman" w:hAnsi="Times New Roman" w:cs="Times New Roman"/>
        </w:rPr>
        <w:t xml:space="preserve">of the kind described in clause ‘(a)’ or ‘(b)’ of the definition of ‘Adverse Event’ </w:t>
      </w:r>
      <w:r w:rsidR="003600BB" w:rsidRPr="00A10F37">
        <w:rPr>
          <w:rFonts w:ascii="Times New Roman" w:hAnsi="Times New Roman" w:cs="Times New Roman"/>
        </w:rPr>
        <w:t xml:space="preserve">that was done or </w:t>
      </w:r>
      <w:r w:rsidR="004C303C" w:rsidRPr="00A10F37">
        <w:rPr>
          <w:rFonts w:ascii="Times New Roman" w:hAnsi="Times New Roman" w:cs="Times New Roman"/>
        </w:rPr>
        <w:t>caused by such BORG Personnel</w:t>
      </w:r>
      <w:r w:rsidR="009E213A" w:rsidRPr="00A10F37">
        <w:rPr>
          <w:rFonts w:ascii="Times New Roman" w:hAnsi="Times New Roman" w:cs="Times New Roman"/>
        </w:rPr>
        <w:t xml:space="preserve">. If the law of the jurisdiction in which the BORG is constituted sets forth a ‘supervisor’ or ‘enforcer’ role for the type of entity that constitutes the BORG, then the Supervisor shall also have the powers, rights and obligations set forth in such law for a ‘supervisor’ or ‘enforcer’ of an entity of that type. </w:t>
      </w:r>
      <w:r w:rsidR="00994072" w:rsidRPr="00A10F37">
        <w:rPr>
          <w:rFonts w:ascii="Times New Roman" w:hAnsi="Times New Roman" w:cs="Times New Roman"/>
        </w:rPr>
        <w:t xml:space="preserve">The Supervisor may also demand information from the BORG or BORG Personnel, with reasonable notice, at any time, and also demand that such information be presented to the Supervisor in the form of periodic reports. </w:t>
      </w:r>
    </w:p>
    <w:p w14:paraId="28E6CC2A" w14:textId="77777777" w:rsidR="00284E7F" w:rsidRPr="00A10F37" w:rsidRDefault="00284E7F"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noProof/>
        </w:rPr>
      </w:pPr>
      <w:r w:rsidRPr="00A10F37">
        <w:rPr>
          <w:rFonts w:ascii="Times New Roman" w:hAnsi="Times New Roman" w:cs="Times New Roman"/>
          <w:b/>
          <w:bCs/>
          <w:noProof/>
        </w:rPr>
        <w:lastRenderedPageBreak/>
        <w:t>Minimum Number</w:t>
      </w:r>
    </w:p>
    <w:p w14:paraId="435181A1" w14:textId="50FE3A5D" w:rsidR="00284E7F" w:rsidRPr="00A10F37" w:rsidRDefault="00284E7F" w:rsidP="00D162BB">
      <w:pPr>
        <w:spacing w:before="120" w:after="120"/>
        <w:ind w:left="720"/>
        <w:jc w:val="both"/>
        <w:rPr>
          <w:rFonts w:ascii="Times New Roman" w:hAnsi="Times New Roman" w:cs="Times New Roman"/>
        </w:rPr>
      </w:pPr>
      <w:r w:rsidRPr="00A10F37">
        <w:rPr>
          <w:rFonts w:ascii="Times New Roman" w:hAnsi="Times New Roman" w:cs="Times New Roman"/>
        </w:rPr>
        <w:t xml:space="preserve">The BORG shall at all times have at least one </w:t>
      </w:r>
      <w:r w:rsidR="00A76217" w:rsidRPr="00A10F37">
        <w:rPr>
          <w:rFonts w:ascii="Times New Roman" w:hAnsi="Times New Roman" w:cs="Times New Roman"/>
        </w:rPr>
        <w:t>Supervisor</w:t>
      </w:r>
      <w:r w:rsidRPr="00A10F37">
        <w:rPr>
          <w:rFonts w:ascii="Times New Roman" w:hAnsi="Times New Roman" w:cs="Times New Roman"/>
        </w:rPr>
        <w:t xml:space="preserve">. </w:t>
      </w:r>
    </w:p>
    <w:p w14:paraId="70C88708" w14:textId="77777777" w:rsidR="009E213A" w:rsidRPr="00A10F37" w:rsidRDefault="009E213A"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noProof/>
        </w:rPr>
      </w:pPr>
      <w:r w:rsidRPr="00A10F37">
        <w:rPr>
          <w:rFonts w:ascii="Times New Roman" w:hAnsi="Times New Roman" w:cs="Times New Roman"/>
          <w:b/>
          <w:bCs/>
          <w:noProof/>
        </w:rPr>
        <w:t>Appointment</w:t>
      </w:r>
    </w:p>
    <w:p w14:paraId="280D2C14" w14:textId="1EB17391" w:rsidR="00AD1B06" w:rsidRPr="00A10F37" w:rsidRDefault="009E213A" w:rsidP="00EA20A0">
      <w:pPr>
        <w:spacing w:before="120" w:after="120" w:line="240" w:lineRule="auto"/>
        <w:ind w:left="720"/>
        <w:jc w:val="both"/>
        <w:rPr>
          <w:rFonts w:ascii="Times New Roman" w:hAnsi="Times New Roman" w:cs="Times New Roman"/>
        </w:rPr>
      </w:pPr>
      <w:r w:rsidRPr="00A10F37">
        <w:rPr>
          <w:rFonts w:ascii="Times New Roman" w:hAnsi="Times New Roman" w:cs="Times New Roman"/>
        </w:rPr>
        <w:t>Supervisors (other than Emergency Supervisors) may be appointed by</w:t>
      </w:r>
      <w:r w:rsidR="00EA20A0" w:rsidRPr="00A10F37">
        <w:rPr>
          <w:rFonts w:ascii="Times New Roman" w:hAnsi="Times New Roman" w:cs="Times New Roman"/>
        </w:rPr>
        <w:t>:</w:t>
      </w:r>
    </w:p>
    <w:p w14:paraId="7711C17D" w14:textId="0C009334" w:rsidR="00EA20A0" w:rsidRPr="00A10F37" w:rsidRDefault="006E59B3" w:rsidP="00EA20A0">
      <w:pPr>
        <w:pStyle w:val="ListParagraph"/>
        <w:numPr>
          <w:ilvl w:val="3"/>
          <w:numId w:val="2"/>
        </w:numPr>
        <w:spacing w:before="120" w:after="120"/>
        <w:ind w:left="1800" w:hanging="720"/>
        <w:contextualSpacing w:val="0"/>
        <w:jc w:val="both"/>
        <w:rPr>
          <w:rFonts w:ascii="Times New Roman" w:hAnsi="Times New Roman" w:cs="Times New Roman"/>
        </w:rPr>
      </w:pPr>
      <w:bookmarkStart w:id="18" w:name="_Ref173118766"/>
      <w:r w:rsidRPr="00A10F37">
        <w:rPr>
          <w:rFonts w:ascii="Times New Roman" w:hAnsi="Times New Roman" w:cs="Times New Roman"/>
        </w:rPr>
        <w:t xml:space="preserve">during the six-month period starting from the date of the BORG’s </w:t>
      </w:r>
      <w:r w:rsidR="00CD6F40">
        <w:rPr>
          <w:rFonts w:ascii="Times New Roman" w:hAnsi="Times New Roman" w:cs="Times New Roman"/>
        </w:rPr>
        <w:t>incorporation</w:t>
      </w:r>
      <w:r w:rsidR="00EA20A0" w:rsidRPr="00A10F37">
        <w:rPr>
          <w:rFonts w:ascii="Times New Roman" w:hAnsi="Times New Roman" w:cs="Times New Roman"/>
        </w:rPr>
        <w:t>, the Board;</w:t>
      </w:r>
      <w:bookmarkEnd w:id="18"/>
      <w:r w:rsidR="00EA20A0" w:rsidRPr="00A10F37">
        <w:rPr>
          <w:rFonts w:ascii="Times New Roman" w:hAnsi="Times New Roman" w:cs="Times New Roman"/>
        </w:rPr>
        <w:t xml:space="preserve"> </w:t>
      </w:r>
    </w:p>
    <w:p w14:paraId="482FF1C0" w14:textId="55CBA569" w:rsidR="00AD1B06" w:rsidRPr="00A10F37" w:rsidRDefault="006E59B3" w:rsidP="00D162BB">
      <w:pPr>
        <w:pStyle w:val="ListParagraph"/>
        <w:numPr>
          <w:ilvl w:val="3"/>
          <w:numId w:val="2"/>
        </w:numPr>
        <w:spacing w:before="120" w:after="120"/>
        <w:ind w:left="1800" w:hanging="720"/>
        <w:contextualSpacing w:val="0"/>
        <w:jc w:val="both"/>
        <w:rPr>
          <w:rFonts w:ascii="Times New Roman" w:hAnsi="Times New Roman" w:cs="Times New Roman"/>
        </w:rPr>
      </w:pPr>
      <w:bookmarkStart w:id="19" w:name="_Ref173119012"/>
      <w:r w:rsidRPr="00A10F37">
        <w:rPr>
          <w:rFonts w:ascii="Times New Roman" w:hAnsi="Times New Roman" w:cs="Times New Roman"/>
          <w:noProof/>
        </w:rPr>
        <w:t xml:space="preserve">from and </w:t>
      </w:r>
      <w:r w:rsidR="00EA20A0" w:rsidRPr="00A10F37">
        <w:rPr>
          <w:rFonts w:ascii="Times New Roman" w:hAnsi="Times New Roman" w:cs="Times New Roman"/>
          <w:noProof/>
        </w:rPr>
        <w:t>after</w:t>
      </w:r>
      <w:r w:rsidRPr="00A10F37">
        <w:rPr>
          <w:rFonts w:ascii="Times New Roman" w:hAnsi="Times New Roman" w:cs="Times New Roman"/>
          <w:noProof/>
        </w:rPr>
        <w:t xml:space="preserve"> the end of</w:t>
      </w:r>
      <w:r w:rsidR="00EA20A0" w:rsidRPr="00A10F37">
        <w:rPr>
          <w:rFonts w:ascii="Times New Roman" w:hAnsi="Times New Roman" w:cs="Times New Roman"/>
          <w:noProof/>
        </w:rPr>
        <w:t xml:space="preserve"> </w:t>
      </w:r>
      <w:r w:rsidRPr="00A10F37">
        <w:rPr>
          <w:rFonts w:ascii="Times New Roman" w:hAnsi="Times New Roman" w:cs="Times New Roman"/>
          <w:noProof/>
        </w:rPr>
        <w:t>such six-month period</w:t>
      </w:r>
      <w:r w:rsidR="00EA20A0" w:rsidRPr="00A10F37">
        <w:rPr>
          <w:rFonts w:ascii="Times New Roman" w:hAnsi="Times New Roman" w:cs="Times New Roman"/>
          <w:noProof/>
        </w:rPr>
        <w:t xml:space="preserve">, </w:t>
      </w:r>
      <w:r w:rsidR="009E67F0" w:rsidRPr="00A10F37">
        <w:rPr>
          <w:rFonts w:ascii="Times New Roman" w:hAnsi="Times New Roman" w:cs="Times New Roman"/>
          <w:noProof/>
        </w:rPr>
        <w:t>a</w:t>
      </w:r>
      <w:r w:rsidR="00AD1B06" w:rsidRPr="00A10F37">
        <w:rPr>
          <w:rFonts w:ascii="Times New Roman" w:hAnsi="Times New Roman" w:cs="Times New Roman"/>
          <w:noProof/>
        </w:rPr>
        <w:t>pproval</w:t>
      </w:r>
      <w:r w:rsidR="009E67F0" w:rsidRPr="00A10F37">
        <w:rPr>
          <w:rFonts w:ascii="Times New Roman" w:hAnsi="Times New Roman" w:cs="Times New Roman"/>
          <w:noProof/>
        </w:rPr>
        <w:t>, as t</w:t>
      </w:r>
      <w:r w:rsidR="00EA20A0" w:rsidRPr="00A10F37">
        <w:rPr>
          <w:rFonts w:ascii="Times New Roman" w:hAnsi="Times New Roman" w:cs="Times New Roman"/>
          <w:noProof/>
        </w:rPr>
        <w:t xml:space="preserve">o a </w:t>
      </w:r>
      <w:r w:rsidR="009E67F0" w:rsidRPr="00A10F37">
        <w:rPr>
          <w:rFonts w:ascii="Times New Roman" w:hAnsi="Times New Roman" w:cs="Times New Roman"/>
          <w:noProof/>
        </w:rPr>
        <w:t xml:space="preserve">particular candidate for Supervisor, </w:t>
      </w:r>
      <w:r w:rsidR="00AD1B06" w:rsidRPr="00A10F37">
        <w:rPr>
          <w:rFonts w:ascii="Times New Roman" w:hAnsi="Times New Roman" w:cs="Times New Roman"/>
        </w:rPr>
        <w:t xml:space="preserve">of </w:t>
      </w:r>
      <w:r w:rsidR="00EA20A0" w:rsidRPr="00A10F37">
        <w:rPr>
          <w:rFonts w:ascii="Times New Roman" w:hAnsi="Times New Roman" w:cs="Times New Roman"/>
        </w:rPr>
        <w:t xml:space="preserve">such candidate by </w:t>
      </w:r>
      <w:r w:rsidR="00AD1B06" w:rsidRPr="00A10F37">
        <w:rPr>
          <w:rFonts w:ascii="Times New Roman" w:hAnsi="Times New Roman" w:cs="Times New Roman"/>
          <w:noProof/>
        </w:rPr>
        <w:t>both</w:t>
      </w:r>
      <w:r w:rsidR="00AD1B06" w:rsidRPr="00A10F37">
        <w:rPr>
          <w:rFonts w:ascii="Times New Roman" w:hAnsi="Times New Roman" w:cs="Times New Roman"/>
        </w:rPr>
        <w:t>:</w:t>
      </w:r>
      <w:bookmarkEnd w:id="19"/>
      <w:r w:rsidR="00AD1B06" w:rsidRPr="00A10F37">
        <w:rPr>
          <w:rFonts w:ascii="Times New Roman" w:hAnsi="Times New Roman" w:cs="Times New Roman"/>
        </w:rPr>
        <w:t xml:space="preserve"> </w:t>
      </w:r>
    </w:p>
    <w:p w14:paraId="3F5D0388" w14:textId="173EDC00" w:rsidR="003C4E2E" w:rsidRPr="00A10F37" w:rsidRDefault="003C4E2E" w:rsidP="00D162BB">
      <w:pPr>
        <w:numPr>
          <w:ilvl w:val="4"/>
          <w:numId w:val="2"/>
        </w:numPr>
        <w:pBdr>
          <w:top w:val="nil"/>
          <w:left w:val="nil"/>
          <w:bottom w:val="nil"/>
          <w:right w:val="nil"/>
          <w:between w:val="nil"/>
        </w:pBdr>
        <w:spacing w:after="140" w:line="290" w:lineRule="auto"/>
        <w:ind w:left="2250" w:hanging="306"/>
        <w:jc w:val="both"/>
        <w:rPr>
          <w:rFonts w:ascii="Times New Roman" w:hAnsi="Times New Roman" w:cs="Times New Roman"/>
        </w:rPr>
      </w:pPr>
      <w:r w:rsidRPr="00A10F37">
        <w:rPr>
          <w:rFonts w:ascii="Times New Roman" w:hAnsi="Times New Roman" w:cs="Times New Roman"/>
        </w:rPr>
        <w:t>the Board</w:t>
      </w:r>
      <w:r w:rsidR="002567EC" w:rsidRPr="00A10F37">
        <w:rPr>
          <w:rFonts w:ascii="Times New Roman" w:hAnsi="Times New Roman" w:cs="Times New Roman"/>
        </w:rPr>
        <w:t>;</w:t>
      </w:r>
      <w:r w:rsidRPr="00A10F37">
        <w:rPr>
          <w:rFonts w:ascii="Times New Roman" w:hAnsi="Times New Roman" w:cs="Times New Roman"/>
        </w:rPr>
        <w:t xml:space="preserve"> and </w:t>
      </w:r>
    </w:p>
    <w:p w14:paraId="34F56E7D" w14:textId="4A7790F7" w:rsidR="002567EC" w:rsidRPr="00A10F37" w:rsidRDefault="003C4E2E" w:rsidP="00D162BB">
      <w:pPr>
        <w:numPr>
          <w:ilvl w:val="4"/>
          <w:numId w:val="2"/>
        </w:numPr>
        <w:pBdr>
          <w:top w:val="nil"/>
          <w:left w:val="nil"/>
          <w:bottom w:val="nil"/>
          <w:right w:val="nil"/>
          <w:between w:val="nil"/>
        </w:pBdr>
        <w:spacing w:after="140" w:line="290" w:lineRule="auto"/>
        <w:ind w:left="2250" w:hanging="306"/>
        <w:jc w:val="both"/>
        <w:rPr>
          <w:rFonts w:ascii="Times New Roman" w:hAnsi="Times New Roman" w:cs="Times New Roman"/>
        </w:rPr>
      </w:pPr>
      <w:r w:rsidRPr="00A10F37">
        <w:rPr>
          <w:rFonts w:ascii="Times New Roman" w:hAnsi="Times New Roman" w:cs="Times New Roman"/>
        </w:rPr>
        <w:t>the Community Module</w:t>
      </w:r>
      <w:r w:rsidR="002567EC" w:rsidRPr="00A10F37">
        <w:rPr>
          <w:rFonts w:ascii="Times New Roman" w:hAnsi="Times New Roman" w:cs="Times New Roman"/>
        </w:rPr>
        <w:t>; or</w:t>
      </w:r>
    </w:p>
    <w:p w14:paraId="3146F942" w14:textId="5214789E" w:rsidR="003C4E2E" w:rsidRPr="00A10F37" w:rsidRDefault="003C4E2E" w:rsidP="00123F44">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if the law of the jurisdiction in which the BORG is constituted sets forth a procedure by which a court of competent jurisdiction may appoint a Supervisor, by such a court of competent jurisdiction</w:t>
      </w:r>
      <w:r w:rsidR="00B74A4B" w:rsidRPr="00A10F37">
        <w:rPr>
          <w:rFonts w:ascii="Times New Roman" w:hAnsi="Times New Roman" w:cs="Times New Roman"/>
        </w:rPr>
        <w:t>.</w:t>
      </w:r>
    </w:p>
    <w:p w14:paraId="1DE77E19" w14:textId="638891DE" w:rsidR="00AD2581" w:rsidRPr="00A10F37" w:rsidRDefault="00AD2581" w:rsidP="00D162BB">
      <w:pPr>
        <w:pStyle w:val="ListParagraph"/>
        <w:numPr>
          <w:ilvl w:val="2"/>
          <w:numId w:val="2"/>
        </w:numPr>
        <w:spacing w:before="120" w:after="120"/>
        <w:ind w:left="1080" w:hanging="558"/>
        <w:contextualSpacing w:val="0"/>
        <w:jc w:val="both"/>
        <w:rPr>
          <w:rFonts w:ascii="Times New Roman" w:hAnsi="Times New Roman" w:cs="Times New Roman"/>
          <w:i/>
          <w:iCs/>
        </w:rPr>
      </w:pPr>
      <w:r w:rsidRPr="00A10F37">
        <w:rPr>
          <w:rFonts w:ascii="Times New Roman" w:hAnsi="Times New Roman" w:cs="Times New Roman"/>
          <w:b/>
          <w:bCs/>
          <w:noProof/>
        </w:rPr>
        <w:t>Term of Supervisors</w:t>
      </w:r>
      <w:r w:rsidRPr="00A10F37">
        <w:rPr>
          <w:rFonts w:ascii="Times New Roman" w:hAnsi="Times New Roman" w:cs="Times New Roman"/>
        </w:rPr>
        <w:t xml:space="preserve">. </w:t>
      </w:r>
      <w:r w:rsidR="004077F0" w:rsidRPr="00A10F37">
        <w:rPr>
          <w:rFonts w:ascii="Times New Roman" w:hAnsi="Times New Roman" w:cs="Times New Roman"/>
          <w:color w:val="000000"/>
        </w:rPr>
        <w:t>Each Supervisor shall hold office from and after the time such Supervisor’s appointment (and acceptance thereof) until the earlier of such Supervisor’s resignation, death (if an individual), dissolution (if an entity) or removal</w:t>
      </w:r>
      <w:r w:rsidR="00110376" w:rsidRPr="00A10F37">
        <w:rPr>
          <w:rFonts w:ascii="Times New Roman" w:hAnsi="Times New Roman" w:cs="Times New Roman"/>
          <w:color w:val="000000"/>
        </w:rPr>
        <w:t xml:space="preserve">; </w:t>
      </w:r>
      <w:r w:rsidR="00110376" w:rsidRPr="00A10F37">
        <w:rPr>
          <w:rFonts w:ascii="Times New Roman" w:hAnsi="Times New Roman" w:cs="Times New Roman"/>
          <w:i/>
          <w:iCs/>
          <w:color w:val="000000"/>
        </w:rPr>
        <w:t xml:space="preserve">provided, however, </w:t>
      </w:r>
      <w:r w:rsidR="00110376" w:rsidRPr="00A10F37">
        <w:rPr>
          <w:rFonts w:ascii="Times New Roman" w:hAnsi="Times New Roman" w:cs="Times New Roman"/>
          <w:color w:val="000000"/>
        </w:rPr>
        <w:t xml:space="preserve">that </w:t>
      </w:r>
      <w:r w:rsidR="00F008BB" w:rsidRPr="00A10F37">
        <w:rPr>
          <w:rFonts w:ascii="Times New Roman" w:hAnsi="Times New Roman" w:cs="Times New Roman"/>
          <w:color w:val="000000"/>
        </w:rPr>
        <w:t xml:space="preserve">the term of </w:t>
      </w:r>
      <w:r w:rsidR="00110376" w:rsidRPr="00A10F37">
        <w:rPr>
          <w:rFonts w:ascii="Times New Roman" w:hAnsi="Times New Roman" w:cs="Times New Roman"/>
          <w:color w:val="000000"/>
        </w:rPr>
        <w:t xml:space="preserve">any Supervisor appointed pursuant to </w:t>
      </w:r>
      <w:r w:rsidR="00110376" w:rsidRPr="00A10F37">
        <w:rPr>
          <w:rFonts w:ascii="Times New Roman" w:hAnsi="Times New Roman" w:cs="Times New Roman"/>
          <w:color w:val="000000"/>
          <w:u w:val="single"/>
        </w:rPr>
        <w:t xml:space="preserve">Article </w:t>
      </w:r>
      <w:r w:rsidR="00110376" w:rsidRPr="00A10F37">
        <w:rPr>
          <w:rFonts w:ascii="Times New Roman" w:hAnsi="Times New Roman" w:cs="Times New Roman"/>
          <w:color w:val="000000"/>
          <w:u w:val="single"/>
        </w:rPr>
        <w:fldChar w:fldCharType="begin"/>
      </w:r>
      <w:r w:rsidR="00110376" w:rsidRPr="00A10F37">
        <w:rPr>
          <w:rFonts w:ascii="Times New Roman" w:hAnsi="Times New Roman" w:cs="Times New Roman"/>
          <w:color w:val="000000"/>
          <w:u w:val="single"/>
        </w:rPr>
        <w:instrText xml:space="preserve"> REF _Ref173118766 \w \h  \* MERGEFORMAT </w:instrText>
      </w:r>
      <w:r w:rsidR="00110376" w:rsidRPr="00A10F37">
        <w:rPr>
          <w:rFonts w:ascii="Times New Roman" w:hAnsi="Times New Roman" w:cs="Times New Roman"/>
          <w:color w:val="000000"/>
          <w:u w:val="single"/>
        </w:rPr>
      </w:r>
      <w:r w:rsidR="00110376" w:rsidRPr="00A10F37">
        <w:rPr>
          <w:rFonts w:ascii="Times New Roman" w:hAnsi="Times New Roman" w:cs="Times New Roman"/>
          <w:color w:val="000000"/>
          <w:u w:val="single"/>
        </w:rPr>
        <w:fldChar w:fldCharType="separate"/>
      </w:r>
      <w:r w:rsidR="00A01070">
        <w:rPr>
          <w:rFonts w:ascii="Times New Roman" w:hAnsi="Times New Roman" w:cs="Times New Roman"/>
          <w:color w:val="000000"/>
          <w:u w:val="single"/>
        </w:rPr>
        <w:t>2.5.3.1</w:t>
      </w:r>
      <w:r w:rsidR="00110376" w:rsidRPr="00A10F37">
        <w:rPr>
          <w:rFonts w:ascii="Times New Roman" w:hAnsi="Times New Roman" w:cs="Times New Roman"/>
          <w:color w:val="000000"/>
          <w:u w:val="single"/>
        </w:rPr>
        <w:fldChar w:fldCharType="end"/>
      </w:r>
      <w:r w:rsidR="00110376" w:rsidRPr="00A10F37">
        <w:rPr>
          <w:rFonts w:ascii="Times New Roman" w:hAnsi="Times New Roman" w:cs="Times New Roman"/>
          <w:color w:val="000000"/>
        </w:rPr>
        <w:t xml:space="preserve"> </w:t>
      </w:r>
      <w:r w:rsidR="00F008BB" w:rsidRPr="00A10F37">
        <w:rPr>
          <w:rFonts w:ascii="Times New Roman" w:hAnsi="Times New Roman" w:cs="Times New Roman"/>
          <w:color w:val="000000"/>
        </w:rPr>
        <w:t>shall end no later than the end of the six</w:t>
      </w:r>
      <w:r w:rsidR="006E59B3" w:rsidRPr="00A10F37">
        <w:rPr>
          <w:rFonts w:ascii="Times New Roman" w:hAnsi="Times New Roman" w:cs="Times New Roman"/>
          <w:color w:val="000000"/>
        </w:rPr>
        <w:t>-</w:t>
      </w:r>
      <w:r w:rsidR="00F008BB" w:rsidRPr="00A10F37">
        <w:rPr>
          <w:rFonts w:ascii="Times New Roman" w:hAnsi="Times New Roman" w:cs="Times New Roman"/>
          <w:color w:val="000000"/>
        </w:rPr>
        <w:t xml:space="preserve">month </w:t>
      </w:r>
      <w:r w:rsidR="006E59B3" w:rsidRPr="00A10F37">
        <w:rPr>
          <w:rFonts w:ascii="Times New Roman" w:hAnsi="Times New Roman" w:cs="Times New Roman"/>
        </w:rPr>
        <w:t>period starting from the date of the BORG’s</w:t>
      </w:r>
      <w:r w:rsidR="00CD6F40">
        <w:rPr>
          <w:rFonts w:ascii="Times New Roman" w:hAnsi="Times New Roman" w:cs="Times New Roman"/>
        </w:rPr>
        <w:t xml:space="preserve"> incorporation</w:t>
      </w:r>
      <w:r w:rsidR="006E59B3" w:rsidRPr="00A10F37">
        <w:rPr>
          <w:rFonts w:ascii="Times New Roman" w:hAnsi="Times New Roman" w:cs="Times New Roman"/>
          <w:color w:val="000000"/>
        </w:rPr>
        <w:t xml:space="preserve"> </w:t>
      </w:r>
      <w:r w:rsidR="00140343" w:rsidRPr="00A10F37">
        <w:rPr>
          <w:rFonts w:ascii="Times New Roman" w:hAnsi="Times New Roman" w:cs="Times New Roman"/>
          <w:color w:val="000000"/>
        </w:rPr>
        <w:t xml:space="preserve">(unless re-appointed pursuant to </w:t>
      </w:r>
      <w:r w:rsidR="00140343" w:rsidRPr="00A10F37">
        <w:rPr>
          <w:rFonts w:ascii="Times New Roman" w:hAnsi="Times New Roman" w:cs="Times New Roman"/>
          <w:color w:val="000000"/>
          <w:u w:val="single"/>
        </w:rPr>
        <w:t xml:space="preserve">Article </w:t>
      </w:r>
      <w:r w:rsidR="00140343" w:rsidRPr="00A10F37">
        <w:rPr>
          <w:rFonts w:ascii="Times New Roman" w:hAnsi="Times New Roman" w:cs="Times New Roman"/>
          <w:color w:val="000000"/>
          <w:u w:val="single"/>
        </w:rPr>
        <w:fldChar w:fldCharType="begin"/>
      </w:r>
      <w:r w:rsidR="00140343" w:rsidRPr="00A10F37">
        <w:rPr>
          <w:rFonts w:ascii="Times New Roman" w:hAnsi="Times New Roman" w:cs="Times New Roman"/>
          <w:color w:val="000000"/>
          <w:u w:val="single"/>
        </w:rPr>
        <w:instrText xml:space="preserve"> REF _Ref173119012 \w \h </w:instrText>
      </w:r>
      <w:r w:rsidR="00140343" w:rsidRPr="00A10F37">
        <w:rPr>
          <w:rFonts w:ascii="Times New Roman" w:hAnsi="Times New Roman" w:cs="Times New Roman"/>
          <w:color w:val="000000"/>
          <w:u w:val="single"/>
        </w:rPr>
      </w:r>
      <w:r w:rsidR="00140343" w:rsidRPr="00A10F37">
        <w:rPr>
          <w:rFonts w:ascii="Times New Roman" w:hAnsi="Times New Roman" w:cs="Times New Roman"/>
          <w:color w:val="000000"/>
          <w:u w:val="single"/>
        </w:rPr>
        <w:fldChar w:fldCharType="separate"/>
      </w:r>
      <w:r w:rsidR="00A01070">
        <w:rPr>
          <w:rFonts w:ascii="Times New Roman" w:hAnsi="Times New Roman" w:cs="Times New Roman"/>
          <w:color w:val="000000"/>
          <w:u w:val="single"/>
        </w:rPr>
        <w:t>2.5.3.2</w:t>
      </w:r>
      <w:r w:rsidR="00140343" w:rsidRPr="00A10F37">
        <w:rPr>
          <w:rFonts w:ascii="Times New Roman" w:hAnsi="Times New Roman" w:cs="Times New Roman"/>
          <w:color w:val="000000"/>
          <w:u w:val="single"/>
        </w:rPr>
        <w:fldChar w:fldCharType="end"/>
      </w:r>
      <w:r w:rsidR="00140343" w:rsidRPr="00A10F37">
        <w:rPr>
          <w:rFonts w:ascii="Times New Roman" w:hAnsi="Times New Roman" w:cs="Times New Roman"/>
          <w:color w:val="000000"/>
        </w:rPr>
        <w:t>)</w:t>
      </w:r>
      <w:r w:rsidR="004077F0" w:rsidRPr="00A10F37">
        <w:rPr>
          <w:rFonts w:ascii="Times New Roman" w:hAnsi="Times New Roman" w:cs="Times New Roman"/>
          <w:color w:val="000000"/>
        </w:rPr>
        <w:t>.</w:t>
      </w:r>
    </w:p>
    <w:p w14:paraId="5D0268AE" w14:textId="52270ABA" w:rsidR="009E213A" w:rsidRPr="00A10F37" w:rsidRDefault="009E213A" w:rsidP="009A371D">
      <w:pPr>
        <w:pStyle w:val="ListParagraph"/>
        <w:numPr>
          <w:ilvl w:val="2"/>
          <w:numId w:val="2"/>
        </w:numPr>
        <w:spacing w:before="120" w:after="120" w:line="240" w:lineRule="auto"/>
        <w:ind w:left="1080" w:hanging="558"/>
        <w:contextualSpacing w:val="0"/>
        <w:jc w:val="both"/>
        <w:rPr>
          <w:rFonts w:ascii="Times New Roman" w:hAnsi="Times New Roman" w:cs="Times New Roman"/>
          <w:b/>
          <w:bCs/>
          <w:noProof/>
        </w:rPr>
      </w:pPr>
      <w:r w:rsidRPr="00A10F37">
        <w:rPr>
          <w:rFonts w:ascii="Times New Roman" w:hAnsi="Times New Roman" w:cs="Times New Roman"/>
          <w:b/>
          <w:bCs/>
          <w:noProof/>
        </w:rPr>
        <w:t>Removal</w:t>
      </w:r>
      <w:r w:rsidR="00061F2B" w:rsidRPr="00A10F37">
        <w:rPr>
          <w:rFonts w:ascii="Times New Roman" w:hAnsi="Times New Roman" w:cs="Times New Roman"/>
          <w:b/>
          <w:bCs/>
          <w:noProof/>
        </w:rPr>
        <w:t xml:space="preserve"> of Superviso</w:t>
      </w:r>
      <w:r w:rsidR="00891726" w:rsidRPr="00A10F37">
        <w:rPr>
          <w:rFonts w:ascii="Times New Roman" w:hAnsi="Times New Roman" w:cs="Times New Roman"/>
          <w:b/>
          <w:bCs/>
          <w:noProof/>
        </w:rPr>
        <w:t>r</w:t>
      </w:r>
    </w:p>
    <w:p w14:paraId="129F9509" w14:textId="54AB1E59" w:rsidR="00CA7F3B" w:rsidRPr="00A10F37" w:rsidRDefault="00CA7F3B" w:rsidP="00D162BB">
      <w:pPr>
        <w:spacing w:before="120" w:after="120" w:line="240" w:lineRule="auto"/>
        <w:ind w:left="720"/>
        <w:jc w:val="both"/>
        <w:rPr>
          <w:rFonts w:ascii="Times New Roman" w:hAnsi="Times New Roman" w:cs="Times New Roman"/>
        </w:rPr>
      </w:pPr>
      <w:r w:rsidRPr="00A10F37">
        <w:rPr>
          <w:rFonts w:ascii="Times New Roman" w:hAnsi="Times New Roman" w:cs="Times New Roman"/>
        </w:rPr>
        <w:t xml:space="preserve">Supervisors (other than Emergency Supervisors) may be </w:t>
      </w:r>
      <w:r w:rsidR="00235444" w:rsidRPr="00A10F37">
        <w:rPr>
          <w:rFonts w:ascii="Times New Roman" w:hAnsi="Times New Roman" w:cs="Times New Roman"/>
        </w:rPr>
        <w:t>removed, with or without cause, by:</w:t>
      </w:r>
      <w:r w:rsidRPr="00A10F37">
        <w:rPr>
          <w:rFonts w:ascii="Times New Roman" w:hAnsi="Times New Roman" w:cs="Times New Roman"/>
        </w:rPr>
        <w:t xml:space="preserve"> </w:t>
      </w:r>
    </w:p>
    <w:p w14:paraId="0F253398" w14:textId="2AC40131" w:rsidR="00CA7F3B" w:rsidRPr="00A10F37" w:rsidRDefault="00235444"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the Board;</w:t>
      </w:r>
    </w:p>
    <w:p w14:paraId="75AB5A8B" w14:textId="6A1E1C15" w:rsidR="00235444" w:rsidRPr="00A10F37" w:rsidRDefault="00235444"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 xml:space="preserve">the Community Module; or </w:t>
      </w:r>
    </w:p>
    <w:p w14:paraId="2D6493A1" w14:textId="2CECC6DC" w:rsidR="004B04E8" w:rsidRPr="00A10F37" w:rsidRDefault="002567EC"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an Emergency Supervisor appointed in accordance with a Community</w:t>
      </w:r>
      <w:r w:rsidR="00806C4B" w:rsidRPr="00A10F37">
        <w:rPr>
          <w:rFonts w:ascii="Times New Roman" w:hAnsi="Times New Roman" w:cs="Times New Roman"/>
        </w:rPr>
        <w:t xml:space="preserve"> </w:t>
      </w:r>
      <w:r w:rsidR="002E249A" w:rsidRPr="00A10F37">
        <w:rPr>
          <w:rFonts w:ascii="Times New Roman" w:hAnsi="Times New Roman" w:cs="Times New Roman"/>
        </w:rPr>
        <w:t>Module Approval.</w:t>
      </w:r>
    </w:p>
    <w:p w14:paraId="6F280686" w14:textId="51981B91" w:rsidR="004B04E8" w:rsidRPr="00A10F37" w:rsidRDefault="004B04E8" w:rsidP="00D162BB">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hAnsi="Times New Roman" w:cs="Times New Roman"/>
          <w:b/>
          <w:bCs/>
          <w:noProof/>
        </w:rPr>
        <w:t>Resignation, Death, or Dissolution of Supervisors</w:t>
      </w:r>
      <w:r w:rsidRPr="00A10F37">
        <w:rPr>
          <w:rFonts w:ascii="Times New Roman" w:hAnsi="Times New Roman" w:cs="Times New Roman"/>
          <w:color w:val="000000"/>
        </w:rPr>
        <w:t xml:space="preserve">. </w:t>
      </w:r>
    </w:p>
    <w:p w14:paraId="6D8F2283" w14:textId="77B965D6" w:rsidR="004B04E8" w:rsidRPr="00A10F37" w:rsidRDefault="004B04E8" w:rsidP="00D162BB">
      <w:pPr>
        <w:pStyle w:val="ListParagraph"/>
        <w:numPr>
          <w:ilvl w:val="3"/>
          <w:numId w:val="2"/>
        </w:numPr>
        <w:spacing w:before="120" w:after="120"/>
        <w:ind w:left="1800" w:hanging="720"/>
        <w:contextualSpacing w:val="0"/>
        <w:jc w:val="both"/>
        <w:rPr>
          <w:rFonts w:ascii="Times New Roman" w:hAnsi="Times New Roman" w:cs="Times New Roman"/>
          <w:color w:val="000000"/>
        </w:rPr>
      </w:pPr>
      <w:r w:rsidRPr="00A10F37">
        <w:rPr>
          <w:rFonts w:ascii="Times New Roman" w:hAnsi="Times New Roman" w:cs="Times New Roman"/>
          <w:color w:val="000000"/>
        </w:rPr>
        <w:t>Any Supervisor may resign at any time upon written notice to the Board</w:t>
      </w:r>
      <w:r w:rsidR="00846BE5" w:rsidRPr="00A10F37">
        <w:rPr>
          <w:rFonts w:ascii="Times New Roman" w:hAnsi="Times New Roman" w:cs="Times New Roman"/>
          <w:color w:val="000000"/>
        </w:rPr>
        <w:t xml:space="preserve"> and the Community</w:t>
      </w:r>
      <w:r w:rsidRPr="00A10F37">
        <w:rPr>
          <w:rFonts w:ascii="Times New Roman" w:hAnsi="Times New Roman" w:cs="Times New Roman"/>
          <w:color w:val="000000"/>
        </w:rPr>
        <w:t xml:space="preserve">, whereupon such Supervisor shall cease being a Supervisor upon the effective time specified in that notice. The resigning Supervisor shall publish and keep publicly available such notice for at least 7 days after the effective time of the notice, on one or more public URLs known to, and accessible by, the Community, and shall promptly publish, the notice in one or more social media channels or websites known to, and accessible by, the Community. </w:t>
      </w:r>
      <w:r w:rsidRPr="00A10F37">
        <w:rPr>
          <w:rFonts w:ascii="Times New Roman" w:hAnsi="Times New Roman" w:cs="Times New Roman"/>
        </w:rPr>
        <w:t>Unless otherwise specified in that notice, the acceptance of the resignation shall not be necessary to make it effective. Any resignation is without prejudice to the rights (if any) of the BORG under any contract to which the Supervisor is a party.</w:t>
      </w:r>
    </w:p>
    <w:p w14:paraId="272BE1B8" w14:textId="42184B72" w:rsidR="004B04E8" w:rsidRPr="00A10F37" w:rsidRDefault="004B04E8" w:rsidP="00D162BB">
      <w:pPr>
        <w:pStyle w:val="ListParagraph"/>
        <w:numPr>
          <w:ilvl w:val="3"/>
          <w:numId w:val="2"/>
        </w:numPr>
        <w:spacing w:before="120" w:after="120"/>
        <w:ind w:left="1800" w:hanging="720"/>
        <w:contextualSpacing w:val="0"/>
        <w:jc w:val="both"/>
        <w:rPr>
          <w:rFonts w:ascii="Times New Roman" w:hAnsi="Times New Roman" w:cs="Times New Roman"/>
          <w:color w:val="000000"/>
        </w:rPr>
      </w:pPr>
      <w:r w:rsidRPr="00A10F37">
        <w:rPr>
          <w:rFonts w:ascii="Times New Roman" w:hAnsi="Times New Roman" w:cs="Times New Roman"/>
          <w:color w:val="000000"/>
        </w:rPr>
        <w:t>A Supervisor shall automatically cease being a Supervisor upon such Supervisor’s death (if the Supervisor is a natural person) or dissolution (if the Supervisor is an entity).</w:t>
      </w:r>
    </w:p>
    <w:p w14:paraId="03EC0F4D" w14:textId="01937F86" w:rsidR="00E24E2C" w:rsidRPr="00A10F37" w:rsidRDefault="004B04E8" w:rsidP="00D162BB">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hAnsi="Times New Roman" w:cs="Times New Roman"/>
          <w:b/>
          <w:bCs/>
          <w:i/>
          <w:iCs/>
          <w:color w:val="000000"/>
        </w:rPr>
        <w:lastRenderedPageBreak/>
        <w:t>Fees And Compensation of Supervisors</w:t>
      </w:r>
      <w:r w:rsidRPr="00A10F37">
        <w:rPr>
          <w:rFonts w:ascii="Times New Roman" w:hAnsi="Times New Roman" w:cs="Times New Roman"/>
          <w:color w:val="000000"/>
        </w:rPr>
        <w:t xml:space="preserve">. Supervisors may be compensated </w:t>
      </w:r>
      <w:r w:rsidR="00EB4CAE" w:rsidRPr="00A10F37">
        <w:rPr>
          <w:rFonts w:ascii="Times New Roman" w:hAnsi="Times New Roman" w:cs="Times New Roman"/>
          <w:color w:val="000000"/>
        </w:rPr>
        <w:t xml:space="preserve">out of the Ops Funds </w:t>
      </w:r>
      <w:r w:rsidRPr="00A10F37">
        <w:rPr>
          <w:rFonts w:ascii="Times New Roman" w:hAnsi="Times New Roman" w:cs="Times New Roman"/>
          <w:color w:val="000000"/>
        </w:rPr>
        <w:t xml:space="preserve">for serving on the Board. The compensation of each Supervisor shall be set by </w:t>
      </w:r>
      <w:r w:rsidR="005108C9" w:rsidRPr="00A10F37">
        <w:rPr>
          <w:rFonts w:ascii="Times New Roman" w:hAnsi="Times New Roman" w:cs="Times New Roman"/>
          <w:color w:val="000000"/>
        </w:rPr>
        <w:t xml:space="preserve">approval of </w:t>
      </w:r>
      <w:r w:rsidRPr="00A10F37">
        <w:rPr>
          <w:rFonts w:ascii="Times New Roman" w:hAnsi="Times New Roman" w:cs="Times New Roman"/>
          <w:color w:val="000000"/>
        </w:rPr>
        <w:t>the Board</w:t>
      </w:r>
      <w:r w:rsidR="0060200A" w:rsidRPr="00A10F37">
        <w:rPr>
          <w:rFonts w:ascii="Times New Roman" w:hAnsi="Times New Roman" w:cs="Times New Roman"/>
          <w:color w:val="000000"/>
        </w:rPr>
        <w:t>.</w:t>
      </w:r>
    </w:p>
    <w:p w14:paraId="2E915CF7" w14:textId="45DB2316" w:rsidR="00923304"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rPr>
        <w:t>Emergency Supervisors</w:t>
      </w:r>
    </w:p>
    <w:p w14:paraId="507FD9CC" w14:textId="77777777" w:rsidR="00990C21" w:rsidRPr="00A10F37" w:rsidRDefault="00990C21"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i/>
          <w:iCs/>
        </w:rPr>
      </w:pPr>
      <w:r w:rsidRPr="00A10F37">
        <w:rPr>
          <w:rFonts w:ascii="Times New Roman" w:hAnsi="Times New Roman" w:cs="Times New Roman"/>
          <w:b/>
          <w:bCs/>
          <w:noProof/>
        </w:rPr>
        <w:t>Purposes and Powers</w:t>
      </w:r>
      <w:r w:rsidRPr="00A10F37">
        <w:rPr>
          <w:rFonts w:ascii="Times New Roman" w:hAnsi="Times New Roman" w:cs="Times New Roman"/>
          <w:i/>
          <w:iCs/>
        </w:rPr>
        <w:t xml:space="preserve">. </w:t>
      </w:r>
    </w:p>
    <w:p w14:paraId="53D3546E" w14:textId="77777777" w:rsidR="00990C21" w:rsidRPr="00A10F37" w:rsidRDefault="00990C21"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Emergency Supervisor shall have the mandate to enforce the rules of the BORG and act in the name of and represent the BORG and to bring claims in the name of the BORG, in each case, solely to the extent necessary or desirable to handle the applicable Adverse Event. The powers of the Emergency Supervisor shall include the power to, to the extent necessary or desirable handle the applicable Adverse Event: </w:t>
      </w:r>
    </w:p>
    <w:p w14:paraId="6D5AF153" w14:textId="7DCEB2BB" w:rsidR="00990C21" w:rsidRPr="00A10F37" w:rsidRDefault="00990C21"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 xml:space="preserve">appoint an interim Director in accordance with </w:t>
      </w:r>
      <w:r w:rsidRPr="00A10F37">
        <w:rPr>
          <w:rFonts w:ascii="Times New Roman" w:hAnsi="Times New Roman" w:cs="Times New Roman"/>
          <w:u w:val="single"/>
        </w:rPr>
        <w:t xml:space="preserve">Article </w:t>
      </w:r>
      <w:r w:rsidRPr="00A10F37">
        <w:rPr>
          <w:rFonts w:ascii="Times New Roman" w:hAnsi="Times New Roman" w:cs="Times New Roman"/>
          <w:u w:val="single"/>
        </w:rPr>
        <w:fldChar w:fldCharType="begin"/>
      </w:r>
      <w:r w:rsidRPr="00A10F37">
        <w:rPr>
          <w:rFonts w:ascii="Times New Roman" w:hAnsi="Times New Roman" w:cs="Times New Roman"/>
          <w:u w:val="single"/>
        </w:rPr>
        <w:instrText xml:space="preserve"> REF _Ref170070432 \w \h  \* MERGEFORMAT </w:instrText>
      </w:r>
      <w:r w:rsidRPr="00A10F37">
        <w:rPr>
          <w:rFonts w:ascii="Times New Roman" w:hAnsi="Times New Roman" w:cs="Times New Roman"/>
          <w:u w:val="single"/>
        </w:rPr>
      </w:r>
      <w:r w:rsidRPr="00A10F37">
        <w:rPr>
          <w:rFonts w:ascii="Times New Roman" w:hAnsi="Times New Roman" w:cs="Times New Roman"/>
          <w:u w:val="single"/>
        </w:rPr>
        <w:fldChar w:fldCharType="separate"/>
      </w:r>
      <w:r w:rsidR="00A01070">
        <w:rPr>
          <w:rFonts w:ascii="Times New Roman" w:hAnsi="Times New Roman" w:cs="Times New Roman"/>
          <w:u w:val="single"/>
        </w:rPr>
        <w:t>2.2.3.2(b)</w:t>
      </w:r>
      <w:r w:rsidRPr="00A10F37">
        <w:rPr>
          <w:rFonts w:ascii="Times New Roman" w:hAnsi="Times New Roman" w:cs="Times New Roman"/>
          <w:u w:val="single"/>
        </w:rPr>
        <w:fldChar w:fldCharType="end"/>
      </w:r>
      <w:r w:rsidRPr="00A10F37">
        <w:rPr>
          <w:rFonts w:ascii="Times New Roman" w:hAnsi="Times New Roman" w:cs="Times New Roman"/>
        </w:rPr>
        <w:t>;</w:t>
      </w:r>
    </w:p>
    <w:p w14:paraId="54E8F689" w14:textId="1381E9F1" w:rsidR="00990C21" w:rsidRPr="00A10F37" w:rsidRDefault="00990C21"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 xml:space="preserve">remove any one or more Director(s), Multisig Members or other BORG Personnel who have committed or knowingly assisted in the commission or furtherance of an Adverse Event; </w:t>
      </w:r>
      <w:r w:rsidR="00C32224" w:rsidRPr="00A10F37">
        <w:rPr>
          <w:rFonts w:ascii="Times New Roman" w:hAnsi="Times New Roman" w:cs="Times New Roman"/>
        </w:rPr>
        <w:t>or</w:t>
      </w:r>
    </w:p>
    <w:p w14:paraId="0A4BBCE1" w14:textId="77777777" w:rsidR="00C32224" w:rsidRPr="00A10F37" w:rsidRDefault="00990C21"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initiate and pursue legal proceedings by, on behalf of or in the name of the BORG against one or more Director(s), Multisig Member(s) or other BORG Personnel who have committed or knowingly assisted in the commission or furtherance of an Adverse Event</w:t>
      </w:r>
      <w:r w:rsidR="00C32224" w:rsidRPr="00A10F37">
        <w:rPr>
          <w:rFonts w:ascii="Times New Roman" w:hAnsi="Times New Roman" w:cs="Times New Roman"/>
        </w:rPr>
        <w:t>,</w:t>
      </w:r>
    </w:p>
    <w:p w14:paraId="0846C981" w14:textId="5E627FB1" w:rsidR="00990C21" w:rsidRPr="00A10F37" w:rsidRDefault="00C32224" w:rsidP="00D162BB">
      <w:pPr>
        <w:tabs>
          <w:tab w:val="left" w:pos="1440"/>
          <w:tab w:val="left" w:pos="1800"/>
        </w:tabs>
        <w:spacing w:before="120" w:after="120" w:line="240" w:lineRule="auto"/>
        <w:ind w:left="1530"/>
        <w:jc w:val="both"/>
        <w:rPr>
          <w:rFonts w:ascii="Times New Roman" w:hAnsi="Times New Roman" w:cs="Times New Roman"/>
        </w:rPr>
      </w:pPr>
      <w:r w:rsidRPr="00A10F37">
        <w:rPr>
          <w:rFonts w:ascii="Times New Roman" w:hAnsi="Times New Roman" w:cs="Times New Roman"/>
        </w:rPr>
        <w:t>in each case, subject to the requirement that the Emergency Supervisor, in acting for, on behalf of, at the direction of, or using the resources of the BORG and in accordance with the contractual provisions of these Bylaws, shall set aside their direct and indirect personal interests, and shall solely act in furtherance of the Purposes in accordance with the Principles.</w:t>
      </w:r>
      <w:r w:rsidR="00990C21" w:rsidRPr="00A10F37">
        <w:rPr>
          <w:rFonts w:ascii="Times New Roman" w:hAnsi="Times New Roman" w:cs="Times New Roman"/>
        </w:rPr>
        <w:t xml:space="preserve"> </w:t>
      </w:r>
    </w:p>
    <w:p w14:paraId="02CEBEF1" w14:textId="13DBCAA0" w:rsidR="00990C21" w:rsidRPr="00A10F37" w:rsidRDefault="00990C21"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Emergency Supervisor shall observe, implement, carry out, action, and execute any and all Community Module Approvals that are lawful, reasonable, and made in good scope, and are within the scope of the Emergency Supervisor’s authority, with commercially reasonable best efforts and in a commercially reasonable and timely manner and in a manner not inconsistent in any material respect with the Community Module Approval(s) appointing and instructing the Emergency Supervisor; provided, however, that the Emergency Supervisor shall not be required to expend any of its own funds or incur any liabilities in performing its duties. </w:t>
      </w:r>
    </w:p>
    <w:p w14:paraId="2827B0A0" w14:textId="77777777" w:rsidR="00E24E2C"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noProof/>
        </w:rPr>
      </w:pPr>
      <w:r w:rsidRPr="00A10F37">
        <w:rPr>
          <w:rFonts w:ascii="Times New Roman" w:hAnsi="Times New Roman" w:cs="Times New Roman"/>
          <w:b/>
          <w:bCs/>
          <w:noProof/>
        </w:rPr>
        <w:t xml:space="preserve">Appointment. </w:t>
      </w:r>
    </w:p>
    <w:p w14:paraId="19A84646" w14:textId="60C318CC" w:rsidR="00923304" w:rsidRPr="00A10F37" w:rsidRDefault="00923304" w:rsidP="00D162BB">
      <w:pPr>
        <w:spacing w:before="120" w:after="120"/>
        <w:ind w:left="720"/>
        <w:jc w:val="both"/>
        <w:rPr>
          <w:rFonts w:ascii="Times New Roman" w:hAnsi="Times New Roman" w:cs="Times New Roman"/>
        </w:rPr>
      </w:pPr>
      <w:r w:rsidRPr="00A10F37">
        <w:rPr>
          <w:rFonts w:ascii="Times New Roman" w:hAnsi="Times New Roman" w:cs="Times New Roman"/>
        </w:rPr>
        <w:t xml:space="preserve">If there has been an Adverse Event, then, solely to the extent necessary or desirable to </w:t>
      </w:r>
      <w:r w:rsidR="00FB4B1A" w:rsidRPr="00A10F37">
        <w:rPr>
          <w:rFonts w:ascii="Times New Roman" w:hAnsi="Times New Roman" w:cs="Times New Roman"/>
        </w:rPr>
        <w:t>investigate, resolve, hold persons liable for</w:t>
      </w:r>
      <w:r w:rsidR="009B1EF5" w:rsidRPr="00A10F37">
        <w:rPr>
          <w:rFonts w:ascii="Times New Roman" w:hAnsi="Times New Roman" w:cs="Times New Roman"/>
        </w:rPr>
        <w:t>, or otherwise handle</w:t>
      </w:r>
      <w:r w:rsidRPr="00A10F37">
        <w:rPr>
          <w:rFonts w:ascii="Times New Roman" w:hAnsi="Times New Roman" w:cs="Times New Roman"/>
        </w:rPr>
        <w:t xml:space="preserve"> such Adverse Event</w:t>
      </w:r>
      <w:r w:rsidR="009B1EF5" w:rsidRPr="00A10F37">
        <w:rPr>
          <w:rFonts w:ascii="Times New Roman" w:hAnsi="Times New Roman" w:cs="Times New Roman"/>
        </w:rPr>
        <w:t xml:space="preserve"> or its consequences</w:t>
      </w:r>
      <w:r w:rsidRPr="00A10F37">
        <w:rPr>
          <w:rFonts w:ascii="Times New Roman" w:hAnsi="Times New Roman" w:cs="Times New Roman"/>
        </w:rPr>
        <w:t>, the Community Module may appoint by Community Module Approval one or more additional Supervisors</w:t>
      </w:r>
      <w:r w:rsidR="005A6EF8" w:rsidRPr="00A10F37">
        <w:rPr>
          <w:rFonts w:ascii="Times New Roman" w:hAnsi="Times New Roman" w:cs="Times New Roman"/>
        </w:rPr>
        <w:t xml:space="preserve"> specifically mandated </w:t>
      </w:r>
      <w:r w:rsidR="0018697A" w:rsidRPr="00A10F37">
        <w:rPr>
          <w:rFonts w:ascii="Times New Roman" w:hAnsi="Times New Roman" w:cs="Times New Roman"/>
        </w:rPr>
        <w:t>for such purposes</w:t>
      </w:r>
      <w:r w:rsidRPr="00A10F37">
        <w:rPr>
          <w:rFonts w:ascii="Times New Roman" w:hAnsi="Times New Roman" w:cs="Times New Roman"/>
        </w:rPr>
        <w:t xml:space="preserve"> (an “</w:t>
      </w:r>
      <w:r w:rsidRPr="00A10F37">
        <w:rPr>
          <w:rFonts w:ascii="Times New Roman" w:hAnsi="Times New Roman" w:cs="Times New Roman"/>
          <w:b/>
          <w:bCs/>
          <w:i/>
          <w:iCs/>
        </w:rPr>
        <w:t>Emergency Supervisor</w:t>
      </w:r>
      <w:r w:rsidRPr="00A10F37">
        <w:rPr>
          <w:rFonts w:ascii="Times New Roman" w:hAnsi="Times New Roman" w:cs="Times New Roman"/>
        </w:rPr>
        <w:t>”).</w:t>
      </w:r>
      <w:r w:rsidR="00921FDB" w:rsidRPr="00A10F37">
        <w:rPr>
          <w:rFonts w:ascii="Times New Roman" w:hAnsi="Times New Roman" w:cs="Times New Roman"/>
        </w:rPr>
        <w:t xml:space="preserve"> </w:t>
      </w:r>
      <w:r w:rsidRPr="00A10F37">
        <w:rPr>
          <w:rFonts w:ascii="Times New Roman" w:hAnsi="Times New Roman" w:cs="Times New Roman"/>
        </w:rPr>
        <w:t xml:space="preserve">A person appointed by the Community Module as Emergency Supervisor must affirmatively accept the role of Emergency Supervisor by written notice to the Community Module </w:t>
      </w:r>
      <w:r w:rsidR="001667A1" w:rsidRPr="00A10F37">
        <w:rPr>
          <w:rFonts w:ascii="Times New Roman" w:hAnsi="Times New Roman" w:cs="Times New Roman"/>
        </w:rPr>
        <w:t xml:space="preserve">(e.g. by publishing such notice on one or more public URLs or social media channels known to and accessible by the Community) </w:t>
      </w:r>
      <w:r w:rsidRPr="00A10F37">
        <w:rPr>
          <w:rFonts w:ascii="Times New Roman" w:hAnsi="Times New Roman" w:cs="Times New Roman"/>
        </w:rPr>
        <w:t xml:space="preserve">and the BORG within 30 days after the date of the relevant Community Module Approval, and such appointment shall be deemed automatically effective on the date of the last such notice delivered. Failure to affirmatively accept such role as set forth above shall automatically be deemed a rejection of such role on the 30th day after the relevant Community Module Approval. Once the Adverse Event has been handled in accordance with all applicable Community Module Approvals, the Emergency Supervisor shall publicly resign from the Emergency Supervisor role. </w:t>
      </w:r>
      <w:r w:rsidRPr="00A10F37">
        <w:rPr>
          <w:rFonts w:ascii="Times New Roman" w:hAnsi="Times New Roman" w:cs="Times New Roman"/>
        </w:rPr>
        <w:lastRenderedPageBreak/>
        <w:t>The Emergency Supervisor is prohibited from serving in a long-term or indefinite role with the BORG.</w:t>
      </w:r>
      <w:r w:rsidR="00635997" w:rsidRPr="00A10F37">
        <w:rPr>
          <w:rFonts w:ascii="Times New Roman" w:hAnsi="Times New Roman" w:cs="Times New Roman"/>
        </w:rPr>
        <w:t xml:space="preserve"> Any Emergency Supervisor must either resign or be re-appointed by Community Module Approval no later than 12 months from the date of the Emergency Supervisor’s previous appointment.</w:t>
      </w:r>
    </w:p>
    <w:p w14:paraId="4D10ACEB" w14:textId="51B29186" w:rsidR="00CA2FD3" w:rsidRPr="00A10F37" w:rsidRDefault="00CA2FD3" w:rsidP="009A371D">
      <w:pPr>
        <w:pStyle w:val="ListParagraph"/>
        <w:numPr>
          <w:ilvl w:val="2"/>
          <w:numId w:val="2"/>
        </w:numPr>
        <w:spacing w:before="120" w:after="120" w:line="240" w:lineRule="auto"/>
        <w:ind w:left="1080" w:hanging="558"/>
        <w:contextualSpacing w:val="0"/>
        <w:jc w:val="both"/>
        <w:rPr>
          <w:rFonts w:ascii="Times New Roman" w:hAnsi="Times New Roman" w:cs="Times New Roman"/>
          <w:b/>
          <w:bCs/>
          <w:noProof/>
        </w:rPr>
      </w:pPr>
      <w:r w:rsidRPr="00A10F37">
        <w:rPr>
          <w:rFonts w:ascii="Times New Roman" w:hAnsi="Times New Roman" w:cs="Times New Roman"/>
          <w:b/>
          <w:bCs/>
          <w:noProof/>
        </w:rPr>
        <w:t xml:space="preserve">Removal of </w:t>
      </w:r>
      <w:r w:rsidR="006E6976" w:rsidRPr="00A10F37">
        <w:rPr>
          <w:rFonts w:ascii="Times New Roman" w:hAnsi="Times New Roman" w:cs="Times New Roman"/>
          <w:b/>
          <w:bCs/>
          <w:noProof/>
        </w:rPr>
        <w:t>Emergency Supervisor</w:t>
      </w:r>
    </w:p>
    <w:p w14:paraId="13C691C9" w14:textId="1704ED75" w:rsidR="00CA2FD3" w:rsidRPr="00A10F37" w:rsidRDefault="006E6976" w:rsidP="00D162BB">
      <w:pPr>
        <w:spacing w:before="120" w:after="120" w:line="240" w:lineRule="auto"/>
        <w:ind w:left="720"/>
        <w:jc w:val="both"/>
        <w:rPr>
          <w:rFonts w:ascii="Times New Roman" w:hAnsi="Times New Roman" w:cs="Times New Roman"/>
        </w:rPr>
      </w:pPr>
      <w:r w:rsidRPr="00A10F37">
        <w:rPr>
          <w:rFonts w:ascii="Times New Roman" w:hAnsi="Times New Roman" w:cs="Times New Roman"/>
        </w:rPr>
        <w:t>Emergency Supervisor</w:t>
      </w:r>
      <w:r w:rsidR="00CA2FD3" w:rsidRPr="00A10F37">
        <w:rPr>
          <w:rFonts w:ascii="Times New Roman" w:hAnsi="Times New Roman" w:cs="Times New Roman"/>
        </w:rPr>
        <w:t>s may be removed, with or without cause, by</w:t>
      </w:r>
      <w:r w:rsidR="003D717C" w:rsidRPr="00A10F37">
        <w:rPr>
          <w:rFonts w:ascii="Times New Roman" w:hAnsi="Times New Roman" w:cs="Times New Roman"/>
        </w:rPr>
        <w:t xml:space="preserve"> Community Module Approval.</w:t>
      </w:r>
      <w:r w:rsidR="00037139" w:rsidRPr="00A10F37">
        <w:rPr>
          <w:rFonts w:ascii="Times New Roman" w:hAnsi="Times New Roman" w:cs="Times New Roman"/>
        </w:rPr>
        <w:t xml:space="preserve"> </w:t>
      </w:r>
    </w:p>
    <w:p w14:paraId="0E51A34C" w14:textId="529E142B" w:rsidR="00CA2FD3" w:rsidRPr="00A10F37" w:rsidRDefault="00CA2FD3" w:rsidP="00D162BB">
      <w:pPr>
        <w:pStyle w:val="ListParagraph"/>
        <w:numPr>
          <w:ilvl w:val="2"/>
          <w:numId w:val="2"/>
        </w:numPr>
        <w:spacing w:before="120" w:after="120"/>
        <w:ind w:left="1080" w:hanging="558"/>
        <w:contextualSpacing w:val="0"/>
        <w:jc w:val="both"/>
        <w:rPr>
          <w:rFonts w:ascii="Times New Roman" w:hAnsi="Times New Roman" w:cs="Times New Roman"/>
          <w:color w:val="000000"/>
        </w:rPr>
      </w:pPr>
      <w:r w:rsidRPr="00A10F37">
        <w:rPr>
          <w:rFonts w:ascii="Times New Roman" w:hAnsi="Times New Roman" w:cs="Times New Roman"/>
          <w:b/>
          <w:bCs/>
          <w:noProof/>
        </w:rPr>
        <w:t xml:space="preserve">Resignation, Death, or Dissolution of </w:t>
      </w:r>
      <w:r w:rsidR="006E6976" w:rsidRPr="00A10F37">
        <w:rPr>
          <w:rFonts w:ascii="Times New Roman" w:hAnsi="Times New Roman" w:cs="Times New Roman"/>
          <w:b/>
          <w:bCs/>
          <w:noProof/>
        </w:rPr>
        <w:t>Emergency Supervisor</w:t>
      </w:r>
      <w:r w:rsidRPr="00A10F37">
        <w:rPr>
          <w:rFonts w:ascii="Times New Roman" w:hAnsi="Times New Roman" w:cs="Times New Roman"/>
          <w:b/>
          <w:bCs/>
          <w:noProof/>
        </w:rPr>
        <w:t>s</w:t>
      </w:r>
      <w:r w:rsidRPr="00A10F37">
        <w:rPr>
          <w:rFonts w:ascii="Times New Roman" w:hAnsi="Times New Roman" w:cs="Times New Roman"/>
          <w:color w:val="000000"/>
        </w:rPr>
        <w:t xml:space="preserve">. </w:t>
      </w:r>
    </w:p>
    <w:p w14:paraId="6CF2494A" w14:textId="17B8DD23" w:rsidR="00CA2FD3" w:rsidRPr="00A10F37" w:rsidRDefault="00CA2FD3" w:rsidP="00D162BB">
      <w:pPr>
        <w:pStyle w:val="ListParagraph"/>
        <w:numPr>
          <w:ilvl w:val="3"/>
          <w:numId w:val="2"/>
        </w:numPr>
        <w:spacing w:before="120" w:after="120"/>
        <w:ind w:left="1800" w:hanging="720"/>
        <w:contextualSpacing w:val="0"/>
        <w:jc w:val="both"/>
        <w:rPr>
          <w:rFonts w:ascii="Times New Roman" w:hAnsi="Times New Roman" w:cs="Times New Roman"/>
          <w:color w:val="000000"/>
        </w:rPr>
      </w:pPr>
      <w:r w:rsidRPr="00A10F37">
        <w:rPr>
          <w:rFonts w:ascii="Times New Roman" w:hAnsi="Times New Roman" w:cs="Times New Roman"/>
          <w:color w:val="000000"/>
        </w:rPr>
        <w:t xml:space="preserve">Any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 may resign at any time upon written notice to the Board and the Community, whereupon such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 shall cease being a</w:t>
      </w:r>
      <w:r w:rsidR="00525C27" w:rsidRPr="00A10F37">
        <w:rPr>
          <w:rFonts w:ascii="Times New Roman" w:hAnsi="Times New Roman" w:cs="Times New Roman"/>
          <w:color w:val="000000"/>
        </w:rPr>
        <w:t>n</w:t>
      </w:r>
      <w:r w:rsidRPr="00A10F37">
        <w:rPr>
          <w:rFonts w:ascii="Times New Roman" w:hAnsi="Times New Roman" w:cs="Times New Roman"/>
          <w:color w:val="000000"/>
        </w:rPr>
        <w:t xml:space="preserve">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 upon the effective time specified in that notice. The resigning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 shall publish and keep publicly available such notice for at least 7 days after the effective time of the notice, on one or more public URLs known to, and accessible by, the Community, and shall promptly publish, the notice in one or more social media channels or websites known to, and accessible by, the Community. </w:t>
      </w:r>
      <w:r w:rsidRPr="00A10F37">
        <w:rPr>
          <w:rFonts w:ascii="Times New Roman" w:hAnsi="Times New Roman" w:cs="Times New Roman"/>
        </w:rPr>
        <w:t xml:space="preserve">Unless otherwise specified in that notice, the acceptance of the resignation shall not be necessary to make it effective. Any resignation is without prejudice to the rights (if any) of the BORG under any contract to which the </w:t>
      </w:r>
      <w:r w:rsidR="006E6976" w:rsidRPr="00A10F37">
        <w:rPr>
          <w:rFonts w:ascii="Times New Roman" w:hAnsi="Times New Roman" w:cs="Times New Roman"/>
        </w:rPr>
        <w:t>Emergency Supervisor</w:t>
      </w:r>
      <w:r w:rsidRPr="00A10F37">
        <w:rPr>
          <w:rFonts w:ascii="Times New Roman" w:hAnsi="Times New Roman" w:cs="Times New Roman"/>
        </w:rPr>
        <w:t xml:space="preserve"> is a party.</w:t>
      </w:r>
    </w:p>
    <w:p w14:paraId="25F27BF1" w14:textId="08689456" w:rsidR="00CA2FD3" w:rsidRPr="00A10F37" w:rsidRDefault="00CA2FD3" w:rsidP="00D162BB">
      <w:pPr>
        <w:pStyle w:val="ListParagraph"/>
        <w:numPr>
          <w:ilvl w:val="3"/>
          <w:numId w:val="2"/>
        </w:numPr>
        <w:spacing w:before="120" w:after="120"/>
        <w:ind w:left="1800" w:hanging="720"/>
        <w:contextualSpacing w:val="0"/>
        <w:jc w:val="both"/>
        <w:rPr>
          <w:rFonts w:ascii="Times New Roman" w:hAnsi="Times New Roman" w:cs="Times New Roman"/>
          <w:color w:val="000000"/>
        </w:rPr>
      </w:pPr>
      <w:r w:rsidRPr="00A10F37">
        <w:rPr>
          <w:rFonts w:ascii="Times New Roman" w:hAnsi="Times New Roman" w:cs="Times New Roman"/>
          <w:color w:val="000000"/>
        </w:rPr>
        <w:t>A</w:t>
      </w:r>
      <w:r w:rsidR="00705DD2" w:rsidRPr="00A10F37">
        <w:rPr>
          <w:rFonts w:ascii="Times New Roman" w:hAnsi="Times New Roman" w:cs="Times New Roman"/>
          <w:color w:val="000000"/>
        </w:rPr>
        <w:t>n</w:t>
      </w:r>
      <w:r w:rsidRPr="00A10F37">
        <w:rPr>
          <w:rFonts w:ascii="Times New Roman" w:hAnsi="Times New Roman" w:cs="Times New Roman"/>
          <w:color w:val="000000"/>
        </w:rPr>
        <w:t xml:space="preserve">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 shall automatically cease being a</w:t>
      </w:r>
      <w:r w:rsidR="00E349B6" w:rsidRPr="00A10F37">
        <w:rPr>
          <w:rFonts w:ascii="Times New Roman" w:hAnsi="Times New Roman" w:cs="Times New Roman"/>
          <w:color w:val="000000"/>
        </w:rPr>
        <w:t>n</w:t>
      </w:r>
      <w:r w:rsidRPr="00A10F37">
        <w:rPr>
          <w:rFonts w:ascii="Times New Roman" w:hAnsi="Times New Roman" w:cs="Times New Roman"/>
          <w:color w:val="000000"/>
        </w:rPr>
        <w:t xml:space="preserve">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 upon such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’s death (if the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 is a natural person) or dissolution (if the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 is an entity).</w:t>
      </w:r>
    </w:p>
    <w:p w14:paraId="52EF0B3E" w14:textId="7E72F735" w:rsidR="00CA0AE9" w:rsidRPr="000545CF" w:rsidRDefault="00CA2FD3" w:rsidP="00915D7A">
      <w:pPr>
        <w:pStyle w:val="ListParagraph"/>
        <w:numPr>
          <w:ilvl w:val="2"/>
          <w:numId w:val="2"/>
        </w:numPr>
        <w:spacing w:before="120" w:after="120"/>
        <w:ind w:left="1080" w:hanging="558"/>
        <w:contextualSpacing w:val="0"/>
        <w:jc w:val="both"/>
        <w:rPr>
          <w:rFonts w:ascii="Times New Roman" w:hAnsi="Times New Roman" w:cs="Times New Roman"/>
        </w:rPr>
      </w:pPr>
      <w:r w:rsidRPr="00A10F37">
        <w:rPr>
          <w:rFonts w:ascii="Times New Roman" w:hAnsi="Times New Roman" w:cs="Times New Roman"/>
          <w:b/>
          <w:bCs/>
          <w:noProof/>
        </w:rPr>
        <w:t xml:space="preserve">Fees And Compensation of </w:t>
      </w:r>
      <w:r w:rsidR="006E6976" w:rsidRPr="00A10F37">
        <w:rPr>
          <w:rFonts w:ascii="Times New Roman" w:hAnsi="Times New Roman" w:cs="Times New Roman"/>
          <w:b/>
          <w:bCs/>
          <w:noProof/>
        </w:rPr>
        <w:t>Emergency Supervisor</w:t>
      </w:r>
      <w:r w:rsidRPr="00A10F37">
        <w:rPr>
          <w:rFonts w:ascii="Times New Roman" w:hAnsi="Times New Roman" w:cs="Times New Roman"/>
          <w:b/>
          <w:bCs/>
          <w:noProof/>
        </w:rPr>
        <w:t>s</w:t>
      </w:r>
      <w:r w:rsidRPr="00A10F37">
        <w:rPr>
          <w:rFonts w:ascii="Times New Roman" w:hAnsi="Times New Roman" w:cs="Times New Roman"/>
          <w:color w:val="000000"/>
        </w:rPr>
        <w:t xml:space="preserve">.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s may be compensated</w:t>
      </w:r>
      <w:r w:rsidR="00FD2715" w:rsidRPr="00A10F37">
        <w:rPr>
          <w:rFonts w:ascii="Times New Roman" w:hAnsi="Times New Roman" w:cs="Times New Roman"/>
          <w:color w:val="000000"/>
        </w:rPr>
        <w:t xml:space="preserve"> out of the Ops Funds or directly by the Community Module</w:t>
      </w:r>
      <w:r w:rsidRPr="00A10F37">
        <w:rPr>
          <w:rFonts w:ascii="Times New Roman" w:hAnsi="Times New Roman" w:cs="Times New Roman"/>
          <w:color w:val="000000"/>
        </w:rPr>
        <w:t xml:space="preserve"> for serving </w:t>
      </w:r>
      <w:r w:rsidR="00776CDE" w:rsidRPr="00A10F37">
        <w:rPr>
          <w:rFonts w:ascii="Times New Roman" w:hAnsi="Times New Roman" w:cs="Times New Roman"/>
          <w:color w:val="000000"/>
        </w:rPr>
        <w:t>as Emergency Supervisors</w:t>
      </w:r>
      <w:r w:rsidRPr="00A10F37">
        <w:rPr>
          <w:rFonts w:ascii="Times New Roman" w:hAnsi="Times New Roman" w:cs="Times New Roman"/>
          <w:color w:val="000000"/>
        </w:rPr>
        <w:t xml:space="preserve">. The compensation of each </w:t>
      </w:r>
      <w:r w:rsidR="006E6976" w:rsidRPr="00A10F37">
        <w:rPr>
          <w:rFonts w:ascii="Times New Roman" w:hAnsi="Times New Roman" w:cs="Times New Roman"/>
          <w:color w:val="000000"/>
        </w:rPr>
        <w:t>Emergency Supervisor</w:t>
      </w:r>
      <w:r w:rsidRPr="00A10F37">
        <w:rPr>
          <w:rFonts w:ascii="Times New Roman" w:hAnsi="Times New Roman" w:cs="Times New Roman"/>
          <w:color w:val="000000"/>
        </w:rPr>
        <w:t xml:space="preserve"> shall be set by </w:t>
      </w:r>
      <w:r w:rsidR="009B5E41" w:rsidRPr="00A10F37">
        <w:rPr>
          <w:rFonts w:ascii="Times New Roman" w:hAnsi="Times New Roman" w:cs="Times New Roman"/>
          <w:color w:val="000000"/>
        </w:rPr>
        <w:t xml:space="preserve">Community Module Approval. </w:t>
      </w:r>
    </w:p>
    <w:p w14:paraId="2123CC7E" w14:textId="2E3EA8C1" w:rsidR="000545CF" w:rsidRPr="000545CF" w:rsidRDefault="000545CF" w:rsidP="000545CF">
      <w:pPr>
        <w:pStyle w:val="ListParagraph"/>
        <w:numPr>
          <w:ilvl w:val="2"/>
          <w:numId w:val="2"/>
        </w:numPr>
        <w:spacing w:before="120" w:after="120"/>
        <w:ind w:left="1080" w:hanging="558"/>
        <w:contextualSpacing w:val="0"/>
        <w:jc w:val="both"/>
        <w:rPr>
          <w:rFonts w:ascii="Times New Roman" w:hAnsi="Times New Roman" w:cs="Times New Roman"/>
        </w:rPr>
      </w:pPr>
      <w:r>
        <w:rPr>
          <w:rFonts w:ascii="Times New Roman" w:hAnsi="Times New Roman" w:cs="Times New Roman"/>
          <w:b/>
          <w:bCs/>
          <w:noProof/>
        </w:rPr>
        <w:t>Disputes Regarding Emergency Supervisor Appointment</w:t>
      </w:r>
      <w:r w:rsidRPr="00A10F37">
        <w:rPr>
          <w:rFonts w:ascii="Times New Roman" w:hAnsi="Times New Roman" w:cs="Times New Roman"/>
          <w:color w:val="000000"/>
        </w:rPr>
        <w:t xml:space="preserve">. </w:t>
      </w:r>
      <w:r w:rsidR="007F45BB">
        <w:rPr>
          <w:rFonts w:ascii="Times New Roman" w:hAnsi="Times New Roman" w:cs="Times New Roman"/>
          <w:color w:val="000000"/>
        </w:rPr>
        <w:t>Notwithstanding any other provision of these Bylaws, the existence, threat or pendency of a</w:t>
      </w:r>
      <w:r>
        <w:rPr>
          <w:rFonts w:ascii="Times New Roman" w:hAnsi="Times New Roman" w:cs="Times New Roman"/>
          <w:color w:val="000000"/>
        </w:rPr>
        <w:t xml:space="preserve">ny Dispute </w:t>
      </w:r>
      <w:r w:rsidR="0053718E">
        <w:rPr>
          <w:rFonts w:ascii="Times New Roman" w:hAnsi="Times New Roman" w:cs="Times New Roman"/>
          <w:color w:val="000000"/>
        </w:rPr>
        <w:t xml:space="preserve">by a BORG Personnel (other than the Emergency Supervisor) </w:t>
      </w:r>
      <w:r w:rsidR="007F45BB">
        <w:rPr>
          <w:rFonts w:ascii="Times New Roman" w:hAnsi="Times New Roman" w:cs="Times New Roman"/>
          <w:color w:val="000000"/>
        </w:rPr>
        <w:t>regarding whether an Emergency Supervisor was duly appointed or regarding the scope of authorities of an Emergency Supervisor (including any Dispute regarding the existence of an Adverse Event forming the basis of a Community Module Approval of an Emergency Supervisor) shall not excuse any breach or non-performance of these Bylaws or any Governance Agreement by any BORG Personnel</w:t>
      </w:r>
      <w:r w:rsidR="001B233D">
        <w:rPr>
          <w:rFonts w:ascii="Times New Roman" w:hAnsi="Times New Roman" w:cs="Times New Roman"/>
          <w:color w:val="000000"/>
        </w:rPr>
        <w:t xml:space="preserve"> (other than the Emergency Supervisor)</w:t>
      </w:r>
      <w:r w:rsidR="007F45BB">
        <w:rPr>
          <w:rFonts w:ascii="Times New Roman" w:hAnsi="Times New Roman" w:cs="Times New Roman"/>
          <w:color w:val="000000"/>
        </w:rPr>
        <w:t xml:space="preserve"> or any duty owed to the BORG by any BORG Personnel</w:t>
      </w:r>
      <w:r w:rsidR="001B233D">
        <w:rPr>
          <w:rFonts w:ascii="Times New Roman" w:hAnsi="Times New Roman" w:cs="Times New Roman"/>
          <w:color w:val="000000"/>
        </w:rPr>
        <w:t xml:space="preserve"> (other than the Emergency Supervisor)</w:t>
      </w:r>
      <w:r w:rsidR="003D2EF4">
        <w:rPr>
          <w:rFonts w:ascii="Times New Roman" w:hAnsi="Times New Roman" w:cs="Times New Roman"/>
          <w:color w:val="000000"/>
        </w:rPr>
        <w:t xml:space="preserve">, and all performance obligations and duties shall continue to apply to all </w:t>
      </w:r>
      <w:r w:rsidR="001947CA">
        <w:rPr>
          <w:rFonts w:ascii="Times New Roman" w:hAnsi="Times New Roman" w:cs="Times New Roman"/>
          <w:color w:val="000000"/>
        </w:rPr>
        <w:t xml:space="preserve">such </w:t>
      </w:r>
      <w:r w:rsidR="003D2EF4">
        <w:rPr>
          <w:rFonts w:ascii="Times New Roman" w:hAnsi="Times New Roman" w:cs="Times New Roman"/>
          <w:color w:val="000000"/>
        </w:rPr>
        <w:t>BORG Personnel during such Dispute</w:t>
      </w:r>
      <w:r w:rsidR="0053718E">
        <w:rPr>
          <w:rFonts w:ascii="Times New Roman" w:hAnsi="Times New Roman" w:cs="Times New Roman"/>
          <w:color w:val="000000"/>
        </w:rPr>
        <w:t xml:space="preserve">. </w:t>
      </w:r>
    </w:p>
    <w:p w14:paraId="55C44901" w14:textId="4071D934" w:rsidR="00923304"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b/>
          <w:bCs/>
          <w:i/>
          <w:iCs/>
        </w:rPr>
      </w:pPr>
      <w:r w:rsidRPr="00A10F37">
        <w:rPr>
          <w:rFonts w:ascii="Times New Roman" w:hAnsi="Times New Roman" w:cs="Times New Roman"/>
          <w:b/>
          <w:bCs/>
          <w:i/>
          <w:iCs/>
        </w:rPr>
        <w:t>Employees, Independent Contractors, Etc.</w:t>
      </w:r>
    </w:p>
    <w:p w14:paraId="66318833" w14:textId="77777777" w:rsidR="00923304" w:rsidRPr="00A10F37" w:rsidRDefault="00923304" w:rsidP="00D162BB">
      <w:pPr>
        <w:spacing w:before="120" w:after="120" w:line="240" w:lineRule="auto"/>
        <w:ind w:left="540"/>
        <w:jc w:val="both"/>
        <w:rPr>
          <w:rFonts w:ascii="Times New Roman" w:hAnsi="Times New Roman" w:cs="Times New Roman"/>
        </w:rPr>
      </w:pPr>
      <w:r w:rsidRPr="00A10F37">
        <w:rPr>
          <w:rFonts w:ascii="Times New Roman" w:hAnsi="Times New Roman" w:cs="Times New Roman"/>
        </w:rPr>
        <w:t>The BORG may from time to time hire or engage employees, independent contractors, agents, and other representatives of the BORG on commercially reasonable terms, as determined by the Board or any Officer duly authorized to do such hiring or engagement.</w:t>
      </w:r>
    </w:p>
    <w:p w14:paraId="2F683CE8" w14:textId="34551593" w:rsidR="00AA4EB4" w:rsidRPr="00A10F37" w:rsidRDefault="0022119A" w:rsidP="00D162BB">
      <w:pPr>
        <w:pStyle w:val="ListParagraph"/>
        <w:numPr>
          <w:ilvl w:val="0"/>
          <w:numId w:val="2"/>
        </w:numPr>
        <w:spacing w:before="120" w:after="120" w:line="240" w:lineRule="auto"/>
        <w:contextualSpacing w:val="0"/>
        <w:jc w:val="both"/>
        <w:rPr>
          <w:rFonts w:ascii="Times New Roman" w:hAnsi="Times New Roman" w:cs="Times New Roman"/>
          <w:b/>
          <w:bCs/>
        </w:rPr>
      </w:pPr>
      <w:bookmarkStart w:id="20" w:name="_Ref173605657"/>
      <w:r w:rsidRPr="00A10F37">
        <w:rPr>
          <w:rFonts w:ascii="Times New Roman" w:hAnsi="Times New Roman" w:cs="Times New Roman"/>
          <w:b/>
          <w:bCs/>
        </w:rPr>
        <w:t>BODIES</w:t>
      </w:r>
      <w:bookmarkEnd w:id="20"/>
    </w:p>
    <w:p w14:paraId="4D7CB865" w14:textId="2441C9BB" w:rsidR="008C738D" w:rsidRPr="00A10F37" w:rsidRDefault="00B71F19" w:rsidP="00D162BB">
      <w:pPr>
        <w:pStyle w:val="ListParagraph"/>
        <w:numPr>
          <w:ilvl w:val="1"/>
          <w:numId w:val="2"/>
        </w:numPr>
        <w:spacing w:before="120" w:after="120"/>
        <w:contextualSpacing w:val="0"/>
        <w:jc w:val="both"/>
        <w:rPr>
          <w:rFonts w:ascii="Times New Roman" w:hAnsi="Times New Roman" w:cs="Times New Roman"/>
          <w:b/>
          <w:bCs/>
          <w:i/>
          <w:iCs/>
        </w:rPr>
      </w:pPr>
      <w:r w:rsidRPr="00A10F37">
        <w:rPr>
          <w:rFonts w:ascii="Times New Roman" w:hAnsi="Times New Roman" w:cs="Times New Roman"/>
          <w:b/>
          <w:bCs/>
          <w:i/>
          <w:iCs/>
        </w:rPr>
        <w:t>Board of Directors</w:t>
      </w:r>
    </w:p>
    <w:p w14:paraId="24FBA0EA" w14:textId="18D5647C"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i/>
          <w:iCs/>
        </w:rPr>
      </w:pPr>
      <w:r w:rsidRPr="00A10F37">
        <w:rPr>
          <w:rFonts w:ascii="Times New Roman" w:hAnsi="Times New Roman" w:cs="Times New Roman"/>
          <w:b/>
          <w:bCs/>
        </w:rPr>
        <w:t>General Board Powers</w:t>
      </w:r>
      <w:r w:rsidRPr="00A10F37">
        <w:rPr>
          <w:rFonts w:ascii="Times New Roman" w:hAnsi="Times New Roman" w:cs="Times New Roman"/>
          <w:i/>
          <w:iCs/>
        </w:rPr>
        <w:t>.</w:t>
      </w:r>
    </w:p>
    <w:p w14:paraId="6458EA67" w14:textId="4E2B4273" w:rsidR="00923304" w:rsidRPr="00A10F37" w:rsidRDefault="00923304" w:rsidP="00D162BB">
      <w:pPr>
        <w:spacing w:before="120" w:after="120" w:line="240" w:lineRule="auto"/>
        <w:ind w:left="720"/>
        <w:jc w:val="both"/>
        <w:rPr>
          <w:rFonts w:ascii="Times New Roman" w:hAnsi="Times New Roman" w:cs="Times New Roman"/>
        </w:rPr>
      </w:pPr>
      <w:r w:rsidRPr="00A10F37">
        <w:rPr>
          <w:rFonts w:ascii="Times New Roman" w:hAnsi="Times New Roman" w:cs="Times New Roman"/>
        </w:rPr>
        <w:lastRenderedPageBreak/>
        <w:t xml:space="preserve">Subject to applicable </w:t>
      </w:r>
      <w:r w:rsidR="00E462E6" w:rsidRPr="00A10F37">
        <w:rPr>
          <w:rFonts w:ascii="Times New Roman" w:hAnsi="Times New Roman" w:cs="Times New Roman"/>
        </w:rPr>
        <w:t>Legal Requirement</w:t>
      </w:r>
      <w:r w:rsidRPr="00A10F37">
        <w:rPr>
          <w:rFonts w:ascii="Times New Roman" w:hAnsi="Times New Roman" w:cs="Times New Roman"/>
        </w:rPr>
        <w:t xml:space="preserve"> and any limitations in these Bylaws or the other Governance Agreements (including those arrogating exclusive authority to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s on various matters and those requiring Community Module Approval or subject to Community Module Veto), the affairs of the BORG shall be managed and all corporate powers shall be exercised by or under the direction of the Board. </w:t>
      </w:r>
    </w:p>
    <w:p w14:paraId="42255081" w14:textId="5ADD2C19"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i/>
          <w:iCs/>
        </w:rPr>
      </w:pPr>
      <w:r w:rsidRPr="00A10F37">
        <w:rPr>
          <w:rFonts w:ascii="Times New Roman" w:hAnsi="Times New Roman" w:cs="Times New Roman"/>
          <w:b/>
          <w:bCs/>
        </w:rPr>
        <w:t>Non-Delegable Board Powers</w:t>
      </w:r>
      <w:r w:rsidRPr="00A10F37">
        <w:rPr>
          <w:rFonts w:ascii="Times New Roman" w:hAnsi="Times New Roman" w:cs="Times New Roman"/>
          <w:i/>
          <w:iCs/>
        </w:rPr>
        <w:t xml:space="preserve">. </w:t>
      </w:r>
    </w:p>
    <w:p w14:paraId="2C8E2B99" w14:textId="4867E998" w:rsidR="00923304" w:rsidRPr="00A10F37" w:rsidRDefault="002F2D80" w:rsidP="00D162BB">
      <w:pPr>
        <w:spacing w:before="120" w:after="120" w:line="240" w:lineRule="auto"/>
        <w:ind w:left="720"/>
        <w:jc w:val="both"/>
        <w:rPr>
          <w:rFonts w:ascii="Times New Roman" w:hAnsi="Times New Roman" w:cs="Times New Roman"/>
        </w:rPr>
      </w:pPr>
      <w:r w:rsidRPr="00A10F37">
        <w:rPr>
          <w:rFonts w:ascii="Times New Roman" w:hAnsi="Times New Roman" w:cs="Times New Roman"/>
        </w:rPr>
        <w:t>T</w:t>
      </w:r>
      <w:r w:rsidR="00923304" w:rsidRPr="00A10F37">
        <w:rPr>
          <w:rFonts w:ascii="Times New Roman" w:hAnsi="Times New Roman" w:cs="Times New Roman"/>
        </w:rPr>
        <w:t xml:space="preserve">he Board shall not delegate any of the following powers (whether to Officers, </w:t>
      </w:r>
      <w:r w:rsidR="00A9686D" w:rsidRPr="00A10F37">
        <w:rPr>
          <w:rFonts w:ascii="Times New Roman" w:hAnsi="Times New Roman" w:cs="Times New Roman"/>
        </w:rPr>
        <w:t>Multisig</w:t>
      </w:r>
      <w:r w:rsidR="00923304" w:rsidRPr="00A10F37">
        <w:rPr>
          <w:rFonts w:ascii="Times New Roman" w:hAnsi="Times New Roman" w:cs="Times New Roman"/>
        </w:rPr>
        <w:t>s not composed of all and only the Directors, or otherwise)</w:t>
      </w:r>
      <w:r w:rsidR="00A657D8" w:rsidRPr="00A10F37">
        <w:rPr>
          <w:rFonts w:ascii="Times New Roman" w:hAnsi="Times New Roman" w:cs="Times New Roman"/>
        </w:rPr>
        <w:t xml:space="preserve"> (the “</w:t>
      </w:r>
      <w:r w:rsidR="00A657D8" w:rsidRPr="00A10F37">
        <w:rPr>
          <w:rFonts w:ascii="Times New Roman" w:hAnsi="Times New Roman" w:cs="Times New Roman"/>
          <w:b/>
          <w:bCs/>
          <w:i/>
          <w:iCs/>
        </w:rPr>
        <w:t>Non-Delegable Powers</w:t>
      </w:r>
      <w:r w:rsidR="00A657D8" w:rsidRPr="00A10F37">
        <w:rPr>
          <w:rFonts w:ascii="Times New Roman" w:hAnsi="Times New Roman" w:cs="Times New Roman"/>
        </w:rPr>
        <w:t>”)</w:t>
      </w:r>
      <w:r w:rsidR="00923304" w:rsidRPr="00A10F37">
        <w:rPr>
          <w:rFonts w:ascii="Times New Roman" w:hAnsi="Times New Roman" w:cs="Times New Roman"/>
        </w:rPr>
        <w:t>:</w:t>
      </w:r>
    </w:p>
    <w:p w14:paraId="08BD5BB2" w14:textId="0F2619DA" w:rsidR="001A0516" w:rsidRPr="00A10F37" w:rsidRDefault="001A0516"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power to manage the </w:t>
      </w:r>
      <w:r w:rsidR="00163DFF" w:rsidRPr="00A10F37">
        <w:rPr>
          <w:rFonts w:ascii="Times New Roman" w:hAnsi="Times New Roman" w:cs="Times New Roman"/>
          <w:noProof/>
        </w:rPr>
        <w:t>Alliance</w:t>
      </w:r>
      <w:r w:rsidRPr="00A10F37">
        <w:rPr>
          <w:rFonts w:ascii="Times New Roman" w:hAnsi="Times New Roman" w:cs="Times New Roman"/>
        </w:rPr>
        <w:t xml:space="preserve"> Multisig</w:t>
      </w:r>
      <w:r w:rsidR="00C4577D" w:rsidRPr="00A10F37">
        <w:rPr>
          <w:rFonts w:ascii="Times New Roman" w:hAnsi="Times New Roman" w:cs="Times New Roman"/>
        </w:rPr>
        <w:t>s</w:t>
      </w:r>
      <w:r w:rsidR="00274779" w:rsidRPr="00A10F37">
        <w:rPr>
          <w:rFonts w:ascii="Times New Roman" w:hAnsi="Times New Roman" w:cs="Times New Roman"/>
        </w:rPr>
        <w:t xml:space="preserve"> through the Directors being the Director Alliance Multisig Members</w:t>
      </w:r>
      <w:r w:rsidR="00C4577D" w:rsidRPr="00A10F37">
        <w:rPr>
          <w:rFonts w:ascii="Times New Roman" w:hAnsi="Times New Roman" w:cs="Times New Roman"/>
        </w:rPr>
        <w:t>;</w:t>
      </w:r>
    </w:p>
    <w:p w14:paraId="18A11144" w14:textId="7F11F77F" w:rsidR="00301A1F"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bookmarkStart w:id="21" w:name="_Ref170077887"/>
      <w:r w:rsidRPr="00A10F37">
        <w:rPr>
          <w:rFonts w:ascii="Times New Roman" w:hAnsi="Times New Roman" w:cs="Times New Roman"/>
        </w:rPr>
        <w:t>the power to</w:t>
      </w:r>
      <w:r w:rsidR="00301A1F" w:rsidRPr="00A10F37">
        <w:rPr>
          <w:rFonts w:ascii="Times New Roman" w:hAnsi="Times New Roman" w:cs="Times New Roman"/>
        </w:rPr>
        <w:t xml:space="preserve"> agree to, approve, or effect any:</w:t>
      </w:r>
      <w:bookmarkEnd w:id="21"/>
      <w:r w:rsidR="00301A1F" w:rsidRPr="00A10F37">
        <w:rPr>
          <w:rFonts w:ascii="Times New Roman" w:hAnsi="Times New Roman" w:cs="Times New Roman"/>
        </w:rPr>
        <w:t xml:space="preserve"> </w:t>
      </w:r>
    </w:p>
    <w:p w14:paraId="652B520A" w14:textId="121263F1" w:rsidR="00923304" w:rsidRPr="00A10F37" w:rsidRDefault="00923304"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liquidat</w:t>
      </w:r>
      <w:r w:rsidR="00301A1F" w:rsidRPr="00A10F37">
        <w:rPr>
          <w:rFonts w:ascii="Times New Roman" w:hAnsi="Times New Roman" w:cs="Times New Roman"/>
        </w:rPr>
        <w:t>ion</w:t>
      </w:r>
      <w:r w:rsidRPr="00A10F37">
        <w:rPr>
          <w:rFonts w:ascii="Times New Roman" w:hAnsi="Times New Roman" w:cs="Times New Roman"/>
        </w:rPr>
        <w:t>, disso</w:t>
      </w:r>
      <w:r w:rsidR="00301A1F" w:rsidRPr="00A10F37">
        <w:rPr>
          <w:rFonts w:ascii="Times New Roman" w:hAnsi="Times New Roman" w:cs="Times New Roman"/>
        </w:rPr>
        <w:t>lution</w:t>
      </w:r>
      <w:r w:rsidRPr="00A10F37">
        <w:rPr>
          <w:rFonts w:ascii="Times New Roman" w:hAnsi="Times New Roman" w:cs="Times New Roman"/>
        </w:rPr>
        <w:t>, or wind-up the BORG;</w:t>
      </w:r>
    </w:p>
    <w:p w14:paraId="49F73215" w14:textId="2AD7B443" w:rsidR="00923304" w:rsidRPr="00A10F37" w:rsidRDefault="00923304"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merger or consolidation in which the BORG is a constituent party; or</w:t>
      </w:r>
    </w:p>
    <w:p w14:paraId="2B493169" w14:textId="1382545E" w:rsidR="00923304" w:rsidRPr="00A10F37" w:rsidRDefault="00923304"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 xml:space="preserve">sale, lease, transfer, exclusive license or other disposition, in a single transaction or series of related transactions, by the BORG of all or substantially all of the assets of the BORG </w:t>
      </w:r>
    </w:p>
    <w:p w14:paraId="31F9648F" w14:textId="3E2F44DC" w:rsidR="00923304" w:rsidRPr="00A10F37" w:rsidRDefault="00923304" w:rsidP="00D162BB">
      <w:pPr>
        <w:spacing w:before="120" w:after="120" w:line="240" w:lineRule="auto"/>
        <w:ind w:left="1440"/>
        <w:jc w:val="both"/>
        <w:rPr>
          <w:rFonts w:ascii="Times New Roman" w:hAnsi="Times New Roman" w:cs="Times New Roman"/>
        </w:rPr>
      </w:pPr>
      <w:r w:rsidRPr="00A10F37">
        <w:rPr>
          <w:rFonts w:ascii="Times New Roman" w:hAnsi="Times New Roman" w:cs="Times New Roman"/>
        </w:rPr>
        <w:t>(each of the foregoing actions or transactions</w:t>
      </w:r>
      <w:r w:rsidR="00AF5A36" w:rsidRPr="00A10F37">
        <w:rPr>
          <w:rFonts w:ascii="Times New Roman" w:hAnsi="Times New Roman" w:cs="Times New Roman"/>
        </w:rPr>
        <w:t xml:space="preserve"> described in this </w:t>
      </w:r>
      <w:r w:rsidR="00AF5A36" w:rsidRPr="00A10F37">
        <w:rPr>
          <w:rFonts w:ascii="Times New Roman" w:hAnsi="Times New Roman" w:cs="Times New Roman"/>
          <w:u w:val="single"/>
        </w:rPr>
        <w:t xml:space="preserve">Article </w:t>
      </w:r>
      <w:r w:rsidR="00AF5A36" w:rsidRPr="00A10F37">
        <w:rPr>
          <w:rFonts w:ascii="Times New Roman" w:hAnsi="Times New Roman" w:cs="Times New Roman"/>
          <w:u w:val="single"/>
        </w:rPr>
        <w:fldChar w:fldCharType="begin"/>
      </w:r>
      <w:r w:rsidR="00AF5A36" w:rsidRPr="00A10F37">
        <w:rPr>
          <w:rFonts w:ascii="Times New Roman" w:hAnsi="Times New Roman" w:cs="Times New Roman"/>
          <w:u w:val="single"/>
        </w:rPr>
        <w:instrText xml:space="preserve"> REF _Ref170077887 \w \h </w:instrText>
      </w:r>
      <w:r w:rsidR="00F112E3" w:rsidRPr="00A10F37">
        <w:rPr>
          <w:rFonts w:ascii="Times New Roman" w:hAnsi="Times New Roman" w:cs="Times New Roman"/>
          <w:u w:val="single"/>
        </w:rPr>
        <w:instrText xml:space="preserve"> \* MERGEFORMAT </w:instrText>
      </w:r>
      <w:r w:rsidR="00AF5A36" w:rsidRPr="00A10F37">
        <w:rPr>
          <w:rFonts w:ascii="Times New Roman" w:hAnsi="Times New Roman" w:cs="Times New Roman"/>
          <w:u w:val="single"/>
        </w:rPr>
      </w:r>
      <w:r w:rsidR="00AF5A36" w:rsidRPr="00A10F37">
        <w:rPr>
          <w:rFonts w:ascii="Times New Roman" w:hAnsi="Times New Roman" w:cs="Times New Roman"/>
          <w:u w:val="single"/>
        </w:rPr>
        <w:fldChar w:fldCharType="separate"/>
      </w:r>
      <w:r w:rsidR="00A01070">
        <w:rPr>
          <w:rFonts w:ascii="Times New Roman" w:hAnsi="Times New Roman" w:cs="Times New Roman"/>
          <w:u w:val="single"/>
        </w:rPr>
        <w:t>3.1.2.2</w:t>
      </w:r>
      <w:r w:rsidR="00AF5A36" w:rsidRPr="00A10F37">
        <w:rPr>
          <w:rFonts w:ascii="Times New Roman" w:hAnsi="Times New Roman" w:cs="Times New Roman"/>
          <w:u w:val="single"/>
        </w:rPr>
        <w:fldChar w:fldCharType="end"/>
      </w:r>
      <w:r w:rsidRPr="00A10F37">
        <w:rPr>
          <w:rFonts w:ascii="Times New Roman" w:hAnsi="Times New Roman" w:cs="Times New Roman"/>
        </w:rPr>
        <w:t>, a “</w:t>
      </w:r>
      <w:r w:rsidRPr="00A10F37">
        <w:rPr>
          <w:rFonts w:ascii="Times New Roman" w:hAnsi="Times New Roman" w:cs="Times New Roman"/>
          <w:b/>
          <w:bCs/>
          <w:i/>
          <w:iCs/>
        </w:rPr>
        <w:t>Liquidation Event</w:t>
      </w:r>
      <w:r w:rsidRPr="00A10F37">
        <w:rPr>
          <w:rFonts w:ascii="Times New Roman" w:hAnsi="Times New Roman" w:cs="Times New Roman"/>
        </w:rPr>
        <w:t>”).</w:t>
      </w:r>
    </w:p>
    <w:p w14:paraId="2B24C42A" w14:textId="77777777" w:rsidR="00632A96"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b/>
          <w:bCs/>
        </w:rPr>
        <w:t>Acting as a Body</w:t>
      </w:r>
      <w:r w:rsidRPr="00A10F37">
        <w:rPr>
          <w:rFonts w:ascii="Times New Roman" w:hAnsi="Times New Roman" w:cs="Times New Roman"/>
          <w:i/>
          <w:iCs/>
        </w:rPr>
        <w:t>.</w:t>
      </w:r>
      <w:r w:rsidRPr="00A10F37">
        <w:rPr>
          <w:rFonts w:ascii="Times New Roman" w:hAnsi="Times New Roman" w:cs="Times New Roman"/>
        </w:rPr>
        <w:t xml:space="preserve"> </w:t>
      </w:r>
    </w:p>
    <w:p w14:paraId="47938C81" w14:textId="65989F51" w:rsidR="00923304" w:rsidRPr="00A10F37" w:rsidRDefault="00923304" w:rsidP="00D162BB">
      <w:pPr>
        <w:spacing w:before="120" w:after="120" w:line="240" w:lineRule="auto"/>
        <w:ind w:left="720"/>
        <w:jc w:val="both"/>
        <w:rPr>
          <w:rFonts w:ascii="Times New Roman" w:hAnsi="Times New Roman" w:cs="Times New Roman"/>
        </w:rPr>
      </w:pPr>
      <w:r w:rsidRPr="00A10F37">
        <w:rPr>
          <w:rFonts w:ascii="Times New Roman" w:hAnsi="Times New Roman" w:cs="Times New Roman"/>
        </w:rPr>
        <w:t xml:space="preserve">The Board shall act as a body of the BORG, and the Directors shall not have individual power or authority to act on behalf of the Board in their capacities as such. </w:t>
      </w:r>
    </w:p>
    <w:p w14:paraId="2BC83E7B" w14:textId="77777777" w:rsidR="00632A96"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i/>
          <w:iCs/>
        </w:rPr>
      </w:pPr>
      <w:bookmarkStart w:id="22" w:name="_Ref170078406"/>
      <w:r w:rsidRPr="00A10F37">
        <w:rPr>
          <w:rFonts w:ascii="Times New Roman" w:hAnsi="Times New Roman" w:cs="Times New Roman"/>
          <w:b/>
          <w:bCs/>
        </w:rPr>
        <w:t>Funds Pools</w:t>
      </w:r>
      <w:r w:rsidRPr="00A10F37">
        <w:rPr>
          <w:rFonts w:ascii="Times New Roman" w:hAnsi="Times New Roman" w:cs="Times New Roman"/>
          <w:i/>
          <w:iCs/>
        </w:rPr>
        <w:t>.</w:t>
      </w:r>
      <w:bookmarkEnd w:id="22"/>
      <w:r w:rsidRPr="00A10F37">
        <w:rPr>
          <w:rFonts w:ascii="Times New Roman" w:hAnsi="Times New Roman" w:cs="Times New Roman"/>
          <w:i/>
          <w:iCs/>
        </w:rPr>
        <w:t xml:space="preserve"> </w:t>
      </w:r>
    </w:p>
    <w:p w14:paraId="02820071" w14:textId="6DB6F893" w:rsidR="00923304" w:rsidRPr="00A10F37" w:rsidRDefault="00923304" w:rsidP="00D162BB">
      <w:pPr>
        <w:spacing w:before="120" w:after="120" w:line="240" w:lineRule="auto"/>
        <w:ind w:left="720"/>
        <w:jc w:val="both"/>
        <w:rPr>
          <w:rFonts w:ascii="Times New Roman" w:hAnsi="Times New Roman" w:cs="Times New Roman"/>
        </w:rPr>
      </w:pPr>
      <w:r w:rsidRPr="00A10F37">
        <w:rPr>
          <w:rFonts w:ascii="Times New Roman" w:hAnsi="Times New Roman" w:cs="Times New Roman"/>
        </w:rPr>
        <w:t>The Board (together with any Officers</w:t>
      </w:r>
      <w:r w:rsidR="003517B3" w:rsidRPr="00A10F37">
        <w:rPr>
          <w:rFonts w:ascii="Times New Roman" w:hAnsi="Times New Roman" w:cs="Times New Roman"/>
        </w:rPr>
        <w:t xml:space="preserve"> or other BORG Personnel</w:t>
      </w:r>
      <w:r w:rsidRPr="00A10F37">
        <w:rPr>
          <w:rFonts w:ascii="Times New Roman" w:hAnsi="Times New Roman" w:cs="Times New Roman"/>
        </w:rPr>
        <w:t xml:space="preserve"> appointed for such purpose) shall have exclusive authority over the Ops Funds. </w:t>
      </w:r>
    </w:p>
    <w:p w14:paraId="4FB0BF2D" w14:textId="77777777" w:rsidR="00065D29" w:rsidRPr="00A10F37" w:rsidRDefault="00923304" w:rsidP="00065D29">
      <w:pPr>
        <w:pStyle w:val="ListParagraph"/>
        <w:numPr>
          <w:ilvl w:val="2"/>
          <w:numId w:val="2"/>
        </w:numPr>
        <w:spacing w:before="120" w:after="120" w:line="240" w:lineRule="auto"/>
        <w:ind w:left="1080" w:hanging="558"/>
        <w:contextualSpacing w:val="0"/>
        <w:jc w:val="both"/>
        <w:rPr>
          <w:rFonts w:ascii="Times New Roman" w:hAnsi="Times New Roman" w:cs="Times New Roman"/>
          <w:i/>
          <w:iCs/>
        </w:rPr>
      </w:pPr>
      <w:r w:rsidRPr="00A10F37">
        <w:rPr>
          <w:rFonts w:ascii="Times New Roman" w:hAnsi="Times New Roman" w:cs="Times New Roman"/>
          <w:b/>
          <w:bCs/>
        </w:rPr>
        <w:t>Qualified Code Deference</w:t>
      </w:r>
      <w:r w:rsidRPr="00A10F37">
        <w:rPr>
          <w:rFonts w:ascii="Times New Roman" w:hAnsi="Times New Roman" w:cs="Times New Roman"/>
          <w:i/>
          <w:iCs/>
        </w:rPr>
        <w:t xml:space="preserve">. </w:t>
      </w:r>
    </w:p>
    <w:p w14:paraId="49822F2E" w14:textId="51C9FE29" w:rsidR="0085471A" w:rsidRPr="00A10F37" w:rsidRDefault="00923304" w:rsidP="00065D29">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i/>
          <w:iCs/>
        </w:rPr>
      </w:pPr>
      <w:r w:rsidRPr="00A10F37">
        <w:rPr>
          <w:rFonts w:ascii="Times New Roman" w:hAnsi="Times New Roman" w:cs="Times New Roman"/>
        </w:rPr>
        <w:t xml:space="preserve">Notwithstanding </w:t>
      </w:r>
      <w:r w:rsidR="0085471A" w:rsidRPr="00A10F37">
        <w:rPr>
          <w:rFonts w:ascii="Times New Roman" w:hAnsi="Times New Roman" w:cs="Times New Roman"/>
        </w:rPr>
        <w:t xml:space="preserve">anything to the contrary set forth in these Bylaws or any other Governance Agreement (other than </w:t>
      </w:r>
      <w:r w:rsidR="0085471A" w:rsidRPr="00A10F37">
        <w:rPr>
          <w:rFonts w:ascii="Times New Roman" w:hAnsi="Times New Roman" w:cs="Times New Roman"/>
          <w:u w:val="single"/>
        </w:rPr>
        <w:t xml:space="preserve">Article </w:t>
      </w:r>
      <w:r w:rsidR="0085471A" w:rsidRPr="00A10F37">
        <w:rPr>
          <w:rFonts w:ascii="Times New Roman" w:hAnsi="Times New Roman" w:cs="Times New Roman"/>
          <w:u w:val="single"/>
        </w:rPr>
        <w:fldChar w:fldCharType="begin"/>
      </w:r>
      <w:r w:rsidR="0085471A" w:rsidRPr="00A10F37">
        <w:rPr>
          <w:rFonts w:ascii="Times New Roman" w:hAnsi="Times New Roman" w:cs="Times New Roman"/>
          <w:u w:val="single"/>
        </w:rPr>
        <w:instrText xml:space="preserve"> REF _Ref173090817 \w \h  \* MERGEFORMAT </w:instrText>
      </w:r>
      <w:r w:rsidR="0085471A" w:rsidRPr="00A10F37">
        <w:rPr>
          <w:rFonts w:ascii="Times New Roman" w:hAnsi="Times New Roman" w:cs="Times New Roman"/>
          <w:u w:val="single"/>
        </w:rPr>
      </w:r>
      <w:r w:rsidR="0085471A" w:rsidRPr="00A10F37">
        <w:rPr>
          <w:rFonts w:ascii="Times New Roman" w:hAnsi="Times New Roman" w:cs="Times New Roman"/>
          <w:u w:val="single"/>
        </w:rPr>
        <w:fldChar w:fldCharType="separate"/>
      </w:r>
      <w:r w:rsidR="00A01070">
        <w:rPr>
          <w:rFonts w:ascii="Times New Roman" w:hAnsi="Times New Roman" w:cs="Times New Roman"/>
          <w:u w:val="single"/>
        </w:rPr>
        <w:t>3.1.5.2(a)</w:t>
      </w:r>
      <w:r w:rsidR="0085471A" w:rsidRPr="00A10F37">
        <w:rPr>
          <w:rFonts w:ascii="Times New Roman" w:hAnsi="Times New Roman" w:cs="Times New Roman"/>
          <w:u w:val="single"/>
        </w:rPr>
        <w:fldChar w:fldCharType="end"/>
      </w:r>
      <w:r w:rsidR="0085471A" w:rsidRPr="00A10F37">
        <w:rPr>
          <w:rFonts w:ascii="Times New Roman" w:hAnsi="Times New Roman" w:cs="Times New Roman"/>
        </w:rPr>
        <w:t>)</w:t>
      </w:r>
      <w:r w:rsidRPr="00A10F37">
        <w:rPr>
          <w:rFonts w:ascii="Times New Roman" w:hAnsi="Times New Roman" w:cs="Times New Roman"/>
        </w:rPr>
        <w:t>, in the event that any of the Mandatory Autonomous Systems are configured to enable any use, transfer or disposition by or through the Mandatory Autonomous Systems of the assets controlled thereby or held therein without Board approval, such use, transfer or disposition shall not require Board approval, even if such use, transfer, or disposition would otherwise be subject to the Board’s powers, including the non-delegable powers.</w:t>
      </w:r>
      <w:r w:rsidR="008F76A7" w:rsidRPr="00A10F37">
        <w:rPr>
          <w:rFonts w:ascii="Times New Roman" w:hAnsi="Times New Roman" w:cs="Times New Roman"/>
        </w:rPr>
        <w:t xml:space="preserve"> </w:t>
      </w:r>
      <w:r w:rsidRPr="00A10F37">
        <w:rPr>
          <w:rFonts w:ascii="Times New Roman" w:hAnsi="Times New Roman" w:cs="Times New Roman"/>
        </w:rPr>
        <w:t xml:space="preserve">By way of illustration, notwithstanding the preceding </w:t>
      </w:r>
      <w:r w:rsidRPr="00A10F37">
        <w:rPr>
          <w:rFonts w:ascii="Times New Roman" w:hAnsi="Times New Roman" w:cs="Times New Roman"/>
          <w:u w:val="single"/>
        </w:rPr>
        <w:t xml:space="preserve">Article </w:t>
      </w:r>
      <w:r w:rsidR="00A9290E" w:rsidRPr="00A10F37">
        <w:rPr>
          <w:rFonts w:ascii="Times New Roman" w:hAnsi="Times New Roman" w:cs="Times New Roman"/>
          <w:u w:val="single"/>
        </w:rPr>
        <w:fldChar w:fldCharType="begin"/>
      </w:r>
      <w:r w:rsidR="00A9290E" w:rsidRPr="00A10F37">
        <w:rPr>
          <w:rFonts w:ascii="Times New Roman" w:hAnsi="Times New Roman" w:cs="Times New Roman"/>
          <w:u w:val="single"/>
        </w:rPr>
        <w:instrText xml:space="preserve"> REF _Ref170078406 \w \h  \* MERGEFORMAT </w:instrText>
      </w:r>
      <w:r w:rsidR="00A9290E" w:rsidRPr="00A10F37">
        <w:rPr>
          <w:rFonts w:ascii="Times New Roman" w:hAnsi="Times New Roman" w:cs="Times New Roman"/>
          <w:u w:val="single"/>
        </w:rPr>
      </w:r>
      <w:r w:rsidR="00A9290E" w:rsidRPr="00A10F37">
        <w:rPr>
          <w:rFonts w:ascii="Times New Roman" w:hAnsi="Times New Roman" w:cs="Times New Roman"/>
          <w:u w:val="single"/>
        </w:rPr>
        <w:fldChar w:fldCharType="separate"/>
      </w:r>
      <w:r w:rsidR="00A01070">
        <w:rPr>
          <w:rFonts w:ascii="Times New Roman" w:hAnsi="Times New Roman" w:cs="Times New Roman"/>
          <w:u w:val="single"/>
        </w:rPr>
        <w:t>3.1.4</w:t>
      </w:r>
      <w:r w:rsidR="00A9290E" w:rsidRPr="00A10F37">
        <w:rPr>
          <w:rFonts w:ascii="Times New Roman" w:hAnsi="Times New Roman" w:cs="Times New Roman"/>
          <w:u w:val="single"/>
        </w:rPr>
        <w:fldChar w:fldCharType="end"/>
      </w:r>
      <w:r w:rsidRPr="00A10F37">
        <w:rPr>
          <w:rFonts w:ascii="Times New Roman" w:hAnsi="Times New Roman" w:cs="Times New Roman"/>
        </w:rPr>
        <w:t xml:space="preserve">, the Blockchain Tokens held in or controlled by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could be sold, transferred or otherwise disposed of by such </w:t>
      </w:r>
      <w:r w:rsidR="00163DFF" w:rsidRPr="00A10F37">
        <w:rPr>
          <w:rFonts w:ascii="Times New Roman" w:hAnsi="Times New Roman" w:cs="Times New Roman"/>
          <w:noProof/>
        </w:rPr>
        <w:t>Alliance</w:t>
      </w:r>
      <w:r w:rsidR="00BB4B30"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without approval of the Board, even if such Blockchain Tokens</w:t>
      </w:r>
      <w:r w:rsidR="008F76A7" w:rsidRPr="00A10F37">
        <w:rPr>
          <w:rFonts w:ascii="Times New Roman" w:hAnsi="Times New Roman" w:cs="Times New Roman"/>
        </w:rPr>
        <w:t xml:space="preserve"> </w:t>
      </w:r>
      <w:r w:rsidRPr="00A10F37">
        <w:rPr>
          <w:rFonts w:ascii="Times New Roman" w:hAnsi="Times New Roman" w:cs="Times New Roman"/>
        </w:rPr>
        <w:t>constituted all or substantially all assets of the BORG.</w:t>
      </w:r>
      <w:r w:rsidR="00065D29" w:rsidRPr="00A10F37">
        <w:rPr>
          <w:rFonts w:ascii="Times New Roman" w:hAnsi="Times New Roman" w:cs="Times New Roman"/>
        </w:rPr>
        <w:t xml:space="preserve"> </w:t>
      </w:r>
    </w:p>
    <w:p w14:paraId="4C732D2F" w14:textId="7FAE9DAD" w:rsidR="00923304" w:rsidRPr="00A10F37" w:rsidRDefault="0085471A" w:rsidP="00065D29">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i/>
          <w:iCs/>
        </w:rPr>
      </w:pPr>
      <w:r w:rsidRPr="00A10F37">
        <w:rPr>
          <w:rFonts w:ascii="Times New Roman" w:hAnsi="Times New Roman" w:cs="Times New Roman"/>
        </w:rPr>
        <w:t>The outcome of</w:t>
      </w:r>
      <w:r w:rsidR="00CA557D" w:rsidRPr="00A10F37">
        <w:rPr>
          <w:rFonts w:ascii="Times New Roman" w:hAnsi="Times New Roman" w:cs="Times New Roman"/>
        </w:rPr>
        <w:t xml:space="preserve"> a</w:t>
      </w:r>
      <w:r w:rsidRPr="00A10F37">
        <w:rPr>
          <w:rFonts w:ascii="Times New Roman" w:hAnsi="Times New Roman" w:cs="Times New Roman"/>
        </w:rPr>
        <w:t xml:space="preserve"> Mandatory Autonomous System shall not be deferred to, or deemed to obviate the need for any Board approval, </w:t>
      </w:r>
      <w:r w:rsidR="00CA557D" w:rsidRPr="00A10F37">
        <w:rPr>
          <w:rFonts w:ascii="Times New Roman" w:hAnsi="Times New Roman" w:cs="Times New Roman"/>
        </w:rPr>
        <w:t>in the event of:</w:t>
      </w:r>
    </w:p>
    <w:p w14:paraId="34BD6040" w14:textId="68E3FEF7" w:rsidR="0085471A" w:rsidRPr="00A10F37" w:rsidRDefault="0085471A" w:rsidP="00F52718">
      <w:pPr>
        <w:pStyle w:val="ListParagraph"/>
        <w:numPr>
          <w:ilvl w:val="4"/>
          <w:numId w:val="2"/>
        </w:numPr>
        <w:spacing w:before="120" w:after="120" w:line="240" w:lineRule="auto"/>
        <w:ind w:left="1800" w:hanging="378"/>
        <w:contextualSpacing w:val="0"/>
        <w:jc w:val="both"/>
        <w:rPr>
          <w:rFonts w:ascii="Times New Roman" w:hAnsi="Times New Roman" w:cs="Times New Roman"/>
        </w:rPr>
      </w:pPr>
      <w:bookmarkStart w:id="23" w:name="_Ref173090817"/>
      <w:r w:rsidRPr="00A10F37">
        <w:rPr>
          <w:rFonts w:ascii="Times New Roman" w:hAnsi="Times New Roman" w:cs="Times New Roman"/>
        </w:rPr>
        <w:t xml:space="preserve">a Consensus Attack adversely affecting the results or operations of the </w:t>
      </w:r>
      <w:r w:rsidR="00B33DD4" w:rsidRPr="00A10F37">
        <w:rPr>
          <w:rFonts w:ascii="Times New Roman" w:hAnsi="Times New Roman" w:cs="Times New Roman"/>
        </w:rPr>
        <w:t>Mandatory Autonomous System</w:t>
      </w:r>
      <w:r w:rsidRPr="00A10F37">
        <w:rPr>
          <w:rFonts w:ascii="Times New Roman" w:hAnsi="Times New Roman" w:cs="Times New Roman"/>
        </w:rPr>
        <w:t>;</w:t>
      </w:r>
    </w:p>
    <w:p w14:paraId="60223C7B" w14:textId="3034D122" w:rsidR="0085471A" w:rsidRPr="00A10F37" w:rsidRDefault="0085471A" w:rsidP="00F52718">
      <w:pPr>
        <w:pStyle w:val="ListParagraph"/>
        <w:numPr>
          <w:ilvl w:val="4"/>
          <w:numId w:val="2"/>
        </w:numPr>
        <w:spacing w:before="120" w:after="120" w:line="240" w:lineRule="auto"/>
        <w:ind w:left="1800" w:hanging="378"/>
        <w:contextualSpacing w:val="0"/>
        <w:jc w:val="both"/>
        <w:rPr>
          <w:rFonts w:ascii="Times New Roman" w:hAnsi="Times New Roman" w:cs="Times New Roman"/>
        </w:rPr>
      </w:pPr>
      <w:r w:rsidRPr="00A10F37">
        <w:rPr>
          <w:rFonts w:ascii="Times New Roman" w:hAnsi="Times New Roman" w:cs="Times New Roman"/>
        </w:rPr>
        <w:t xml:space="preserve">the </w:t>
      </w:r>
      <w:r w:rsidR="00B33DD4" w:rsidRPr="00A10F37">
        <w:rPr>
          <w:rFonts w:ascii="Times New Roman" w:hAnsi="Times New Roman" w:cs="Times New Roman"/>
        </w:rPr>
        <w:t>Mandatory Autonomous System</w:t>
      </w:r>
      <w:r w:rsidRPr="00A10F37">
        <w:rPr>
          <w:rFonts w:ascii="Times New Roman" w:hAnsi="Times New Roman" w:cs="Times New Roman"/>
        </w:rPr>
        <w:t xml:space="preserve"> having become inoperable, inaccessible or unusable, or any Tokens under the control of the </w:t>
      </w:r>
      <w:r w:rsidR="00B33DD4" w:rsidRPr="00A10F37">
        <w:rPr>
          <w:rFonts w:ascii="Times New Roman" w:hAnsi="Times New Roman" w:cs="Times New Roman"/>
        </w:rPr>
        <w:t>Mandatory Autonomous System</w:t>
      </w:r>
      <w:r w:rsidRPr="00A10F37">
        <w:rPr>
          <w:rFonts w:ascii="Times New Roman" w:hAnsi="Times New Roman" w:cs="Times New Roman"/>
        </w:rPr>
        <w:t xml:space="preserve"> having become “frozen,” “stuck” or non-transferable, including as the result of any </w:t>
      </w:r>
      <w:r w:rsidRPr="00A10F37">
        <w:rPr>
          <w:rFonts w:ascii="Times New Roman" w:hAnsi="Times New Roman" w:cs="Times New Roman"/>
        </w:rPr>
        <w:lastRenderedPageBreak/>
        <w:t xml:space="preserve">code library or repository incorporated by reference into the </w:t>
      </w:r>
      <w:r w:rsidR="00B33DD4" w:rsidRPr="00A10F37">
        <w:rPr>
          <w:rFonts w:ascii="Times New Roman" w:hAnsi="Times New Roman" w:cs="Times New Roman"/>
        </w:rPr>
        <w:t>Mandatory Autonomous System</w:t>
      </w:r>
      <w:r w:rsidRPr="00A10F37">
        <w:rPr>
          <w:rFonts w:ascii="Times New Roman" w:hAnsi="Times New Roman" w:cs="Times New Roman"/>
        </w:rPr>
        <w:t xml:space="preserve"> or any other smart contract or oracle on which the </w:t>
      </w:r>
      <w:r w:rsidR="00B33DD4" w:rsidRPr="00A10F37">
        <w:rPr>
          <w:rFonts w:ascii="Times New Roman" w:hAnsi="Times New Roman" w:cs="Times New Roman"/>
        </w:rPr>
        <w:t>Mandatory Autonomous System</w:t>
      </w:r>
      <w:r w:rsidRPr="00A10F37">
        <w:rPr>
          <w:rFonts w:ascii="Times New Roman" w:hAnsi="Times New Roman" w:cs="Times New Roman"/>
        </w:rPr>
        <w:t xml:space="preserve"> depends in whole or in part having become inoperable, inaccessible or unusable or having itself suffered a Material Adverse Exception Event, mutatis mutandis;</w:t>
      </w:r>
    </w:p>
    <w:p w14:paraId="1C773498" w14:textId="7E8C8362" w:rsidR="0085471A" w:rsidRPr="00A10F37" w:rsidRDefault="0085471A" w:rsidP="00F52718">
      <w:pPr>
        <w:pStyle w:val="ListParagraph"/>
        <w:numPr>
          <w:ilvl w:val="4"/>
          <w:numId w:val="2"/>
        </w:numPr>
        <w:spacing w:before="120" w:after="120" w:line="240" w:lineRule="auto"/>
        <w:ind w:left="1800" w:hanging="378"/>
        <w:contextualSpacing w:val="0"/>
        <w:jc w:val="both"/>
        <w:rPr>
          <w:rFonts w:ascii="Times New Roman" w:hAnsi="Times New Roman" w:cs="Times New Roman"/>
        </w:rPr>
      </w:pPr>
      <w:r w:rsidRPr="00A10F37">
        <w:rPr>
          <w:rFonts w:ascii="Times New Roman" w:hAnsi="Times New Roman" w:cs="Times New Roman"/>
        </w:rPr>
        <w:t xml:space="preserve">a material and adverse effect on the use, functionality or performance of the </w:t>
      </w:r>
      <w:r w:rsidR="00B33DD4" w:rsidRPr="00A10F37">
        <w:rPr>
          <w:rFonts w:ascii="Times New Roman" w:hAnsi="Times New Roman" w:cs="Times New Roman"/>
        </w:rPr>
        <w:t>Mandatory Autonomous System</w:t>
      </w:r>
      <w:r w:rsidRPr="00A10F37">
        <w:rPr>
          <w:rFonts w:ascii="Times New Roman" w:hAnsi="Times New Roman" w:cs="Times New Roman"/>
        </w:rPr>
        <w:t xml:space="preserve"> as the result of any bug, defect or error in the </w:t>
      </w:r>
      <w:r w:rsidR="00B33DD4" w:rsidRPr="00A10F37">
        <w:rPr>
          <w:rFonts w:ascii="Times New Roman" w:hAnsi="Times New Roman" w:cs="Times New Roman"/>
        </w:rPr>
        <w:t>Mandatory Autonomous System</w:t>
      </w:r>
      <w:r w:rsidR="00523C78" w:rsidRPr="00A10F37">
        <w:rPr>
          <w:rFonts w:ascii="Times New Roman" w:hAnsi="Times New Roman" w:cs="Times New Roman"/>
        </w:rPr>
        <w:t>, demonstrated beyond all reasonable doubt</w:t>
      </w:r>
      <w:r w:rsidRPr="00A10F37">
        <w:rPr>
          <w:rFonts w:ascii="Times New Roman" w:hAnsi="Times New Roman" w:cs="Times New Roman"/>
        </w:rPr>
        <w:t>;</w:t>
      </w:r>
      <w:r w:rsidR="009B1F24" w:rsidRPr="00A10F37">
        <w:rPr>
          <w:rFonts w:ascii="Times New Roman" w:hAnsi="Times New Roman" w:cs="Times New Roman"/>
        </w:rPr>
        <w:t xml:space="preserve"> or</w:t>
      </w:r>
    </w:p>
    <w:p w14:paraId="79EEB8AD" w14:textId="156AAAA0" w:rsidR="00C75248" w:rsidRPr="00A10F37" w:rsidRDefault="0085471A" w:rsidP="00EF3CDA">
      <w:pPr>
        <w:pStyle w:val="ListParagraph"/>
        <w:numPr>
          <w:ilvl w:val="4"/>
          <w:numId w:val="2"/>
        </w:numPr>
        <w:spacing w:before="120" w:after="120" w:line="240" w:lineRule="auto"/>
        <w:ind w:left="1800" w:hanging="378"/>
        <w:contextualSpacing w:val="0"/>
        <w:jc w:val="both"/>
        <w:rPr>
          <w:rFonts w:ascii="Times New Roman" w:hAnsi="Times New Roman" w:cs="Times New Roman"/>
        </w:rPr>
      </w:pPr>
      <w:r w:rsidRPr="00A10F37">
        <w:rPr>
          <w:rFonts w:ascii="Times New Roman" w:hAnsi="Times New Roman" w:cs="Times New Roman"/>
        </w:rPr>
        <w:t xml:space="preserve">any unauthorized use of an administrative function or privilege of the </w:t>
      </w:r>
      <w:r w:rsidR="00B33DD4" w:rsidRPr="00A10F37">
        <w:rPr>
          <w:rFonts w:ascii="Times New Roman" w:hAnsi="Times New Roman" w:cs="Times New Roman"/>
        </w:rPr>
        <w:t>Mandatory Autonomous System</w:t>
      </w:r>
      <w:r w:rsidRPr="00A10F37">
        <w:rPr>
          <w:rFonts w:ascii="Times New Roman" w:hAnsi="Times New Roman" w:cs="Times New Roman"/>
        </w:rPr>
        <w:t xml:space="preserve">, including: (A) any use of any administrative credential, key, password, account or address by a Person who has misappropriated or gained unauthorized access to such administrative credential, key, password, account or address or (B) any use of an administrative function or privilege by a </w:t>
      </w:r>
      <w:r w:rsidR="00523C78" w:rsidRPr="00A10F37">
        <w:rPr>
          <w:rFonts w:ascii="Times New Roman" w:hAnsi="Times New Roman" w:cs="Times New Roman"/>
        </w:rPr>
        <w:t>BORG Personnel</w:t>
      </w:r>
      <w:r w:rsidR="00BE281F" w:rsidRPr="00A10F37">
        <w:rPr>
          <w:rFonts w:ascii="Times New Roman" w:hAnsi="Times New Roman" w:cs="Times New Roman"/>
        </w:rPr>
        <w:t>, other than Authorized Use</w:t>
      </w:r>
      <w:r w:rsidR="009B1F24" w:rsidRPr="00A10F37">
        <w:rPr>
          <w:rFonts w:ascii="Times New Roman" w:hAnsi="Times New Roman" w:cs="Times New Roman"/>
        </w:rPr>
        <w:t>.</w:t>
      </w:r>
      <w:bookmarkEnd w:id="23"/>
    </w:p>
    <w:p w14:paraId="79993C56" w14:textId="17BE3237" w:rsidR="00923304" w:rsidRPr="00A10F37" w:rsidRDefault="00923304" w:rsidP="00171370">
      <w:pPr>
        <w:pStyle w:val="ListParagraph"/>
        <w:numPr>
          <w:ilvl w:val="1"/>
          <w:numId w:val="2"/>
        </w:numPr>
        <w:spacing w:before="120" w:after="120"/>
        <w:contextualSpacing w:val="0"/>
        <w:jc w:val="both"/>
        <w:rPr>
          <w:rFonts w:ascii="Times New Roman" w:hAnsi="Times New Roman" w:cs="Times New Roman"/>
          <w:b/>
          <w:bCs/>
          <w:i/>
          <w:iCs/>
        </w:rPr>
      </w:pPr>
      <w:r w:rsidRPr="00A10F37">
        <w:rPr>
          <w:rFonts w:ascii="Times New Roman" w:hAnsi="Times New Roman" w:cs="Times New Roman"/>
          <w:b/>
          <w:bCs/>
          <w:i/>
          <w:iCs/>
        </w:rPr>
        <w:t>Board Chair.</w:t>
      </w:r>
    </w:p>
    <w:p w14:paraId="06ACAE66" w14:textId="0F18F4BB" w:rsidR="00923304" w:rsidRPr="00A10F37" w:rsidRDefault="00923304" w:rsidP="00D162BB">
      <w:pPr>
        <w:spacing w:before="120" w:after="120" w:line="240" w:lineRule="auto"/>
        <w:ind w:left="540"/>
        <w:jc w:val="both"/>
        <w:rPr>
          <w:rFonts w:ascii="Times New Roman" w:hAnsi="Times New Roman" w:cs="Times New Roman"/>
        </w:rPr>
      </w:pPr>
      <w:r w:rsidRPr="00A10F37">
        <w:rPr>
          <w:rFonts w:ascii="Times New Roman" w:hAnsi="Times New Roman" w:cs="Times New Roman"/>
        </w:rPr>
        <w:t xml:space="preserve">The BORG </w:t>
      </w:r>
      <w:r w:rsidR="00C16DBB" w:rsidRPr="00A10F37">
        <w:rPr>
          <w:rFonts w:ascii="Times New Roman" w:hAnsi="Times New Roman" w:cs="Times New Roman"/>
        </w:rPr>
        <w:t>may also have</w:t>
      </w:r>
      <w:r w:rsidRPr="00A10F37">
        <w:rPr>
          <w:rFonts w:ascii="Times New Roman" w:hAnsi="Times New Roman" w:cs="Times New Roman"/>
        </w:rPr>
        <w:t xml:space="preserve"> at the discretion of the Board, a chair of the Board (the “</w:t>
      </w:r>
      <w:r w:rsidRPr="00A10F37">
        <w:rPr>
          <w:rFonts w:ascii="Times New Roman" w:hAnsi="Times New Roman" w:cs="Times New Roman"/>
          <w:b/>
          <w:bCs/>
          <w:i/>
          <w:iCs/>
        </w:rPr>
        <w:t>Chair</w:t>
      </w:r>
      <w:r w:rsidRPr="00A10F37">
        <w:rPr>
          <w:rFonts w:ascii="Times New Roman" w:hAnsi="Times New Roman" w:cs="Times New Roman"/>
        </w:rPr>
        <w:t>”)</w:t>
      </w:r>
      <w:r w:rsidR="00455538" w:rsidRPr="00A10F37">
        <w:rPr>
          <w:rFonts w:ascii="Times New Roman" w:hAnsi="Times New Roman" w:cs="Times New Roman"/>
        </w:rPr>
        <w:t>, with organizational and administrative powers relating to the</w:t>
      </w:r>
      <w:r w:rsidR="00794C0E" w:rsidRPr="00A10F37">
        <w:rPr>
          <w:rFonts w:ascii="Times New Roman" w:hAnsi="Times New Roman" w:cs="Times New Roman"/>
        </w:rPr>
        <w:t xml:space="preserve"> internal governance of the</w:t>
      </w:r>
      <w:r w:rsidR="00455538" w:rsidRPr="00A10F37">
        <w:rPr>
          <w:rFonts w:ascii="Times New Roman" w:hAnsi="Times New Roman" w:cs="Times New Roman"/>
        </w:rPr>
        <w:t xml:space="preserve"> Board</w:t>
      </w:r>
      <w:r w:rsidRPr="00A10F37">
        <w:rPr>
          <w:rFonts w:ascii="Times New Roman" w:hAnsi="Times New Roman" w:cs="Times New Roman"/>
        </w:rPr>
        <w:t>.</w:t>
      </w:r>
    </w:p>
    <w:p w14:paraId="29AB3BF9" w14:textId="6544CFCD" w:rsidR="00923304" w:rsidRPr="00A10F37" w:rsidRDefault="00923304" w:rsidP="00171370">
      <w:pPr>
        <w:pStyle w:val="ListParagraph"/>
        <w:numPr>
          <w:ilvl w:val="1"/>
          <w:numId w:val="2"/>
        </w:numPr>
        <w:spacing w:before="120" w:after="120"/>
        <w:contextualSpacing w:val="0"/>
        <w:jc w:val="both"/>
        <w:rPr>
          <w:rFonts w:ascii="Times New Roman" w:hAnsi="Times New Roman" w:cs="Times New Roman"/>
          <w:b/>
          <w:bCs/>
          <w:i/>
          <w:iCs/>
        </w:rPr>
      </w:pPr>
      <w:r w:rsidRPr="00A10F37">
        <w:rPr>
          <w:rFonts w:ascii="Times New Roman" w:hAnsi="Times New Roman" w:cs="Times New Roman"/>
          <w:b/>
          <w:bCs/>
          <w:i/>
          <w:iCs/>
        </w:rPr>
        <w:t>Number of Directors Constituting the Board</w:t>
      </w:r>
    </w:p>
    <w:p w14:paraId="185E6ADB" w14:textId="301B192A" w:rsidR="005A215E"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The total number of Directors constituting the entire Board (the “</w:t>
      </w:r>
      <w:r w:rsidRPr="00A10F37">
        <w:rPr>
          <w:rFonts w:ascii="Times New Roman" w:hAnsi="Times New Roman" w:cs="Times New Roman"/>
          <w:b/>
          <w:bCs/>
          <w:i/>
          <w:iCs/>
        </w:rPr>
        <w:t>Number of Authorized Directors</w:t>
      </w:r>
      <w:r w:rsidRPr="00A10F37">
        <w:rPr>
          <w:rFonts w:ascii="Times New Roman" w:hAnsi="Times New Roman" w:cs="Times New Roman"/>
        </w:rPr>
        <w:t xml:space="preserve">”) shall be fixed or changed in the manner provided in these Bylaws, unless the </w:t>
      </w:r>
      <w:r w:rsidR="00CD14CC">
        <w:rPr>
          <w:rFonts w:ascii="Times New Roman" w:hAnsi="Times New Roman" w:cs="Times New Roman"/>
        </w:rPr>
        <w:t>Constitution</w:t>
      </w:r>
      <w:r w:rsidRPr="00A10F37">
        <w:rPr>
          <w:rFonts w:ascii="Times New Roman" w:hAnsi="Times New Roman" w:cs="Times New Roman"/>
        </w:rPr>
        <w:t xml:space="preserve"> fixes the number of Directors, in which case the number of Directors shall be changed only by amendment of the </w:t>
      </w:r>
      <w:r w:rsidR="00CD14CC">
        <w:rPr>
          <w:rFonts w:ascii="Times New Roman" w:hAnsi="Times New Roman" w:cs="Times New Roman"/>
        </w:rPr>
        <w:t>Constitution</w:t>
      </w:r>
      <w:r w:rsidRPr="00A10F37">
        <w:rPr>
          <w:rFonts w:ascii="Times New Roman" w:hAnsi="Times New Roman" w:cs="Times New Roman"/>
        </w:rPr>
        <w:t xml:space="preserve">. </w:t>
      </w:r>
    </w:p>
    <w:p w14:paraId="13ADBFE2" w14:textId="30B08402"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The minimum Number of Authorized Directors shall be </w:t>
      </w:r>
      <w:r w:rsidR="00ED5C2A" w:rsidRPr="00A10F37">
        <w:rPr>
          <w:rFonts w:ascii="Times New Roman" w:hAnsi="Times New Roman" w:cs="Times New Roman"/>
        </w:rPr>
        <w:t>two</w:t>
      </w:r>
      <w:r w:rsidRPr="00A10F37">
        <w:rPr>
          <w:rFonts w:ascii="Times New Roman" w:hAnsi="Times New Roman" w:cs="Times New Roman"/>
        </w:rPr>
        <w:t xml:space="preserve">, unless the </w:t>
      </w:r>
      <w:r w:rsidR="00CD14CC">
        <w:rPr>
          <w:rFonts w:ascii="Times New Roman" w:hAnsi="Times New Roman" w:cs="Times New Roman"/>
        </w:rPr>
        <w:t>Constitution</w:t>
      </w:r>
      <w:r w:rsidRPr="00A10F37">
        <w:rPr>
          <w:rFonts w:ascii="Times New Roman" w:hAnsi="Times New Roman" w:cs="Times New Roman"/>
        </w:rPr>
        <w:t xml:space="preserve"> fixes a different minimum Number of Authorized Directors, in which case the minimum Number of Authorized Directors shall be the minimum number fixed in the </w:t>
      </w:r>
      <w:r w:rsidR="00CD14CC">
        <w:rPr>
          <w:rFonts w:ascii="Times New Roman" w:hAnsi="Times New Roman" w:cs="Times New Roman"/>
        </w:rPr>
        <w:t>Constitution</w:t>
      </w:r>
      <w:r w:rsidRPr="00A10F37">
        <w:rPr>
          <w:rFonts w:ascii="Times New Roman" w:hAnsi="Times New Roman" w:cs="Times New Roman"/>
        </w:rPr>
        <w:t>.</w:t>
      </w:r>
    </w:p>
    <w:p w14:paraId="4027E0C0" w14:textId="532B657C" w:rsidR="005A215E"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The Number of Authorized Directors may be fixed or changed by a resolution of the Board, with Community Module Approval. No reduction of the Number of Authorized Directors shall have the effect of removing any Director before such Director’s term of office</w:t>
      </w:r>
      <w:r w:rsidR="002A2A15" w:rsidRPr="00A10F37">
        <w:rPr>
          <w:rFonts w:ascii="Times New Roman" w:hAnsi="Times New Roman" w:cs="Times New Roman"/>
        </w:rPr>
        <w:t xml:space="preserve"> (if any)</w:t>
      </w:r>
      <w:r w:rsidRPr="00A10F37">
        <w:rPr>
          <w:rFonts w:ascii="Times New Roman" w:hAnsi="Times New Roman" w:cs="Times New Roman"/>
        </w:rPr>
        <w:t xml:space="preserve"> expires.</w:t>
      </w:r>
    </w:p>
    <w:p w14:paraId="1F33D044" w14:textId="669C8C42" w:rsidR="005A215E"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If the Number of Authorized Directors is already fixed at the time the adoption of these Bylaws is effective (the “</w:t>
      </w:r>
      <w:r w:rsidRPr="00A10F37">
        <w:rPr>
          <w:rFonts w:ascii="Times New Roman" w:hAnsi="Times New Roman" w:cs="Times New Roman"/>
          <w:b/>
          <w:bCs/>
          <w:i/>
          <w:iCs/>
        </w:rPr>
        <w:t>Effective Time</w:t>
      </w:r>
      <w:r w:rsidRPr="00A10F37">
        <w:rPr>
          <w:rFonts w:ascii="Times New Roman" w:hAnsi="Times New Roman" w:cs="Times New Roman"/>
        </w:rPr>
        <w:t xml:space="preserve">”), then the Number of Authorized Directors, until changed in accordance with these Bylaws or the </w:t>
      </w:r>
      <w:r w:rsidR="00CD14CC">
        <w:rPr>
          <w:rFonts w:ascii="Times New Roman" w:hAnsi="Times New Roman" w:cs="Times New Roman"/>
        </w:rPr>
        <w:t>Constitution</w:t>
      </w:r>
      <w:r w:rsidRPr="00A10F37">
        <w:rPr>
          <w:rFonts w:ascii="Times New Roman" w:hAnsi="Times New Roman" w:cs="Times New Roman"/>
        </w:rPr>
        <w:t>, as applicable, is such already-fixed Number of Authorized Directors.</w:t>
      </w:r>
    </w:p>
    <w:p w14:paraId="1D607F1C" w14:textId="766391BB" w:rsidR="005A215E"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If the Number of Authorized Directors is not already fixed at the Effective Time, then:</w:t>
      </w:r>
      <w:r w:rsidR="008F76A7" w:rsidRPr="00A10F37">
        <w:rPr>
          <w:rFonts w:ascii="Times New Roman" w:hAnsi="Times New Roman" w:cs="Times New Roman"/>
        </w:rPr>
        <w:t xml:space="preserve"> </w:t>
      </w:r>
      <w:r w:rsidRPr="00A10F37">
        <w:rPr>
          <w:rFonts w:ascii="Times New Roman" w:hAnsi="Times New Roman" w:cs="Times New Roman"/>
        </w:rPr>
        <w:t xml:space="preserve">(i) if there are Directors in office at the Effective Time, the Number of Authorized Directors, until changed in accordance with these Bylaws or the </w:t>
      </w:r>
      <w:r w:rsidR="00CD14CC">
        <w:rPr>
          <w:rFonts w:ascii="Times New Roman" w:hAnsi="Times New Roman" w:cs="Times New Roman"/>
        </w:rPr>
        <w:t>Constitution</w:t>
      </w:r>
      <w:r w:rsidRPr="00A10F37">
        <w:rPr>
          <w:rFonts w:ascii="Times New Roman" w:hAnsi="Times New Roman" w:cs="Times New Roman"/>
        </w:rPr>
        <w:t xml:space="preserve">, as applicable, is the total number of Directors in office at the Effective Time, or (ii) if there are no Directors in office at the Effective Time, the Number of Authorized Directors, until fixed or changed in accordance with these Bylaws or the </w:t>
      </w:r>
      <w:r w:rsidR="00CD14CC">
        <w:rPr>
          <w:rFonts w:ascii="Times New Roman" w:hAnsi="Times New Roman" w:cs="Times New Roman"/>
        </w:rPr>
        <w:t>Constitution</w:t>
      </w:r>
      <w:r w:rsidRPr="00A10F37">
        <w:rPr>
          <w:rFonts w:ascii="Times New Roman" w:hAnsi="Times New Roman" w:cs="Times New Roman"/>
        </w:rPr>
        <w:t>, as applicable,, is the total number of Directors on the Board as first constituted following the Effective Time.</w:t>
      </w:r>
    </w:p>
    <w:p w14:paraId="0B780AFE" w14:textId="38BACFC2"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No reduction of the Number of Authorized Directors shall have the effect of removing any Director before such Director’s term of office </w:t>
      </w:r>
      <w:r w:rsidR="002A2A15" w:rsidRPr="00A10F37">
        <w:rPr>
          <w:rFonts w:ascii="Times New Roman" w:hAnsi="Times New Roman" w:cs="Times New Roman"/>
        </w:rPr>
        <w:t xml:space="preserve">(if any) </w:t>
      </w:r>
      <w:r w:rsidRPr="00A10F37">
        <w:rPr>
          <w:rFonts w:ascii="Times New Roman" w:hAnsi="Times New Roman" w:cs="Times New Roman"/>
        </w:rPr>
        <w:t>expires.</w:t>
      </w:r>
    </w:p>
    <w:p w14:paraId="174A66E0" w14:textId="34E523E5" w:rsidR="00923304" w:rsidRPr="00A10F37" w:rsidRDefault="00923304" w:rsidP="00171370">
      <w:pPr>
        <w:pStyle w:val="ListParagraph"/>
        <w:numPr>
          <w:ilvl w:val="1"/>
          <w:numId w:val="2"/>
        </w:numPr>
        <w:spacing w:before="120" w:after="120"/>
        <w:contextualSpacing w:val="0"/>
        <w:jc w:val="both"/>
        <w:rPr>
          <w:rFonts w:ascii="Times New Roman" w:hAnsi="Times New Roman" w:cs="Times New Roman"/>
          <w:b/>
          <w:bCs/>
          <w:i/>
          <w:iCs/>
        </w:rPr>
      </w:pPr>
      <w:r w:rsidRPr="00A10F37">
        <w:rPr>
          <w:rFonts w:ascii="Times New Roman" w:hAnsi="Times New Roman" w:cs="Times New Roman"/>
          <w:b/>
          <w:bCs/>
          <w:i/>
          <w:iCs/>
        </w:rPr>
        <w:t>Board Vacancies</w:t>
      </w:r>
    </w:p>
    <w:p w14:paraId="6F25695C" w14:textId="1C4678F4" w:rsidR="005A215E"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Any vacancy occurring in the Board may be filled by the approvals set forth in </w:t>
      </w:r>
      <w:r w:rsidRPr="00A10F37">
        <w:rPr>
          <w:rFonts w:ascii="Times New Roman" w:hAnsi="Times New Roman" w:cs="Times New Roman"/>
          <w:u w:val="single"/>
        </w:rPr>
        <w:t xml:space="preserve">Article </w:t>
      </w:r>
      <w:r w:rsidR="00532CEC" w:rsidRPr="00A10F37">
        <w:rPr>
          <w:rFonts w:ascii="Times New Roman" w:hAnsi="Times New Roman" w:cs="Times New Roman"/>
          <w:u w:val="single"/>
        </w:rPr>
        <w:fldChar w:fldCharType="begin"/>
      </w:r>
      <w:r w:rsidR="00532CEC" w:rsidRPr="00A10F37">
        <w:rPr>
          <w:rFonts w:ascii="Times New Roman" w:hAnsi="Times New Roman" w:cs="Times New Roman"/>
          <w:u w:val="single"/>
        </w:rPr>
        <w:instrText xml:space="preserve"> REF _Ref168490131 \w \h  \* MERGEFORMAT </w:instrText>
      </w:r>
      <w:r w:rsidR="00532CEC" w:rsidRPr="00A10F37">
        <w:rPr>
          <w:rFonts w:ascii="Times New Roman" w:hAnsi="Times New Roman" w:cs="Times New Roman"/>
          <w:u w:val="single"/>
        </w:rPr>
      </w:r>
      <w:r w:rsidR="00532CEC" w:rsidRPr="00A10F37">
        <w:rPr>
          <w:rFonts w:ascii="Times New Roman" w:hAnsi="Times New Roman" w:cs="Times New Roman"/>
          <w:u w:val="single"/>
        </w:rPr>
        <w:fldChar w:fldCharType="separate"/>
      </w:r>
      <w:r w:rsidR="00A01070">
        <w:rPr>
          <w:rFonts w:ascii="Times New Roman" w:hAnsi="Times New Roman" w:cs="Times New Roman"/>
          <w:u w:val="single"/>
        </w:rPr>
        <w:t>2.2.3</w:t>
      </w:r>
      <w:r w:rsidR="00532CEC" w:rsidRPr="00A10F37">
        <w:rPr>
          <w:rFonts w:ascii="Times New Roman" w:hAnsi="Times New Roman" w:cs="Times New Roman"/>
          <w:u w:val="single"/>
        </w:rPr>
        <w:fldChar w:fldCharType="end"/>
      </w:r>
      <w:r w:rsidRPr="00A10F37">
        <w:rPr>
          <w:rFonts w:ascii="Times New Roman" w:hAnsi="Times New Roman" w:cs="Times New Roman"/>
        </w:rPr>
        <w:t xml:space="preserve">. </w:t>
      </w:r>
    </w:p>
    <w:p w14:paraId="2CBD64FC" w14:textId="6B30FE5C"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bookmarkStart w:id="24" w:name="_Ref170103992"/>
      <w:r w:rsidRPr="00A10F37">
        <w:rPr>
          <w:rFonts w:ascii="Times New Roman" w:hAnsi="Times New Roman" w:cs="Times New Roman"/>
        </w:rPr>
        <w:lastRenderedPageBreak/>
        <w:t xml:space="preserve">If at any time, by reason of death, resignation, removal or other cause(s), the BORG has no Directors in office, then the Emergency Supervisor (or </w:t>
      </w:r>
      <w:r w:rsidR="00532CEC" w:rsidRPr="00A10F37">
        <w:rPr>
          <w:rFonts w:ascii="Times New Roman" w:hAnsi="Times New Roman" w:cs="Times New Roman"/>
        </w:rPr>
        <w:t>a</w:t>
      </w:r>
      <w:r w:rsidRPr="00A10F37">
        <w:rPr>
          <w:rFonts w:ascii="Times New Roman" w:hAnsi="Times New Roman" w:cs="Times New Roman"/>
        </w:rPr>
        <w:t xml:space="preserve"> Supervisor, if there is no Emergency Supervisor) shall appoint a person selected reasonably and in good faith by the Emergency Supervisor </w:t>
      </w:r>
      <w:r w:rsidR="00532CEC" w:rsidRPr="00A10F37">
        <w:rPr>
          <w:rFonts w:ascii="Times New Roman" w:hAnsi="Times New Roman" w:cs="Times New Roman"/>
        </w:rPr>
        <w:t>(or a Supervisor, if there is no Emergency Supervisor)</w:t>
      </w:r>
      <w:r w:rsidR="002A2A15" w:rsidRPr="00A10F37">
        <w:rPr>
          <w:rFonts w:ascii="Times New Roman" w:hAnsi="Times New Roman" w:cs="Times New Roman"/>
        </w:rPr>
        <w:t xml:space="preserve"> </w:t>
      </w:r>
      <w:r w:rsidRPr="00A10F37">
        <w:rPr>
          <w:rFonts w:ascii="Times New Roman" w:hAnsi="Times New Roman" w:cs="Times New Roman"/>
        </w:rPr>
        <w:t xml:space="preserve">as a single Director on an interim basis while seeking one or more full-time replacement Directors to be elected as described above under </w:t>
      </w:r>
      <w:r w:rsidR="00532CEC" w:rsidRPr="00A10F37">
        <w:rPr>
          <w:rFonts w:ascii="Times New Roman" w:hAnsi="Times New Roman" w:cs="Times New Roman"/>
          <w:u w:val="single"/>
        </w:rPr>
        <w:t xml:space="preserve">Article </w:t>
      </w:r>
      <w:r w:rsidR="00532CEC" w:rsidRPr="00A10F37">
        <w:rPr>
          <w:rFonts w:ascii="Times New Roman" w:hAnsi="Times New Roman" w:cs="Times New Roman"/>
          <w:u w:val="single"/>
        </w:rPr>
        <w:fldChar w:fldCharType="begin"/>
      </w:r>
      <w:r w:rsidR="00532CEC" w:rsidRPr="00A10F37">
        <w:rPr>
          <w:rFonts w:ascii="Times New Roman" w:hAnsi="Times New Roman" w:cs="Times New Roman"/>
          <w:u w:val="single"/>
        </w:rPr>
        <w:instrText xml:space="preserve"> REF _Ref170103880 \w \h  \* MERGEFORMAT </w:instrText>
      </w:r>
      <w:r w:rsidR="00532CEC" w:rsidRPr="00A10F37">
        <w:rPr>
          <w:rFonts w:ascii="Times New Roman" w:hAnsi="Times New Roman" w:cs="Times New Roman"/>
          <w:u w:val="single"/>
        </w:rPr>
      </w:r>
      <w:r w:rsidR="00532CEC" w:rsidRPr="00A10F37">
        <w:rPr>
          <w:rFonts w:ascii="Times New Roman" w:hAnsi="Times New Roman" w:cs="Times New Roman"/>
          <w:u w:val="single"/>
        </w:rPr>
        <w:fldChar w:fldCharType="separate"/>
      </w:r>
      <w:r w:rsidR="00A01070">
        <w:rPr>
          <w:rFonts w:ascii="Times New Roman" w:hAnsi="Times New Roman" w:cs="Times New Roman"/>
          <w:u w:val="single"/>
        </w:rPr>
        <w:t>2.2.3.2(a)</w:t>
      </w:r>
      <w:r w:rsidR="00532CEC" w:rsidRPr="00A10F37">
        <w:rPr>
          <w:rFonts w:ascii="Times New Roman" w:hAnsi="Times New Roman" w:cs="Times New Roman"/>
          <w:u w:val="single"/>
        </w:rPr>
        <w:fldChar w:fldCharType="end"/>
      </w:r>
      <w:r w:rsidRPr="00A10F37">
        <w:rPr>
          <w:rFonts w:ascii="Times New Roman" w:hAnsi="Times New Roman" w:cs="Times New Roman"/>
        </w:rPr>
        <w:t xml:space="preserve">, whereupon the interim Director shall (unless elected as described above under </w:t>
      </w:r>
      <w:r w:rsidR="00532CEC" w:rsidRPr="00A10F37">
        <w:rPr>
          <w:rFonts w:ascii="Times New Roman" w:hAnsi="Times New Roman" w:cs="Times New Roman"/>
          <w:u w:val="single"/>
        </w:rPr>
        <w:t xml:space="preserve">Article </w:t>
      </w:r>
      <w:r w:rsidR="00532CEC" w:rsidRPr="00A10F37">
        <w:rPr>
          <w:rFonts w:ascii="Times New Roman" w:hAnsi="Times New Roman" w:cs="Times New Roman"/>
          <w:u w:val="single"/>
        </w:rPr>
        <w:fldChar w:fldCharType="begin"/>
      </w:r>
      <w:r w:rsidR="00532CEC" w:rsidRPr="00A10F37">
        <w:rPr>
          <w:rFonts w:ascii="Times New Roman" w:hAnsi="Times New Roman" w:cs="Times New Roman"/>
          <w:u w:val="single"/>
        </w:rPr>
        <w:instrText xml:space="preserve"> REF _Ref170103880 \w \h  \* MERGEFORMAT </w:instrText>
      </w:r>
      <w:r w:rsidR="00532CEC" w:rsidRPr="00A10F37">
        <w:rPr>
          <w:rFonts w:ascii="Times New Roman" w:hAnsi="Times New Roman" w:cs="Times New Roman"/>
          <w:u w:val="single"/>
        </w:rPr>
      </w:r>
      <w:r w:rsidR="00532CEC" w:rsidRPr="00A10F37">
        <w:rPr>
          <w:rFonts w:ascii="Times New Roman" w:hAnsi="Times New Roman" w:cs="Times New Roman"/>
          <w:u w:val="single"/>
        </w:rPr>
        <w:fldChar w:fldCharType="separate"/>
      </w:r>
      <w:r w:rsidR="00A01070">
        <w:rPr>
          <w:rFonts w:ascii="Times New Roman" w:hAnsi="Times New Roman" w:cs="Times New Roman"/>
          <w:u w:val="single"/>
        </w:rPr>
        <w:t>2.2.3.2(a)</w:t>
      </w:r>
      <w:r w:rsidR="00532CEC" w:rsidRPr="00A10F37">
        <w:rPr>
          <w:rFonts w:ascii="Times New Roman" w:hAnsi="Times New Roman" w:cs="Times New Roman"/>
          <w:u w:val="single"/>
        </w:rPr>
        <w:fldChar w:fldCharType="end"/>
      </w:r>
      <w:r w:rsidRPr="00A10F37">
        <w:rPr>
          <w:rFonts w:ascii="Times New Roman" w:hAnsi="Times New Roman" w:cs="Times New Roman"/>
        </w:rPr>
        <w:t>) shall resign or, if such Director does not resign, be removed by the Emergency Supervisor or Supervisor(s), as applicable.</w:t>
      </w:r>
      <w:bookmarkEnd w:id="24"/>
      <w:r w:rsidRPr="00A10F37">
        <w:rPr>
          <w:rFonts w:ascii="Times New Roman" w:hAnsi="Times New Roman" w:cs="Times New Roman"/>
        </w:rPr>
        <w:t xml:space="preserve"> </w:t>
      </w:r>
    </w:p>
    <w:p w14:paraId="78D7EB63" w14:textId="2CFBC9F1" w:rsidR="00923304" w:rsidRPr="00A10F37" w:rsidRDefault="00923304" w:rsidP="00171370">
      <w:pPr>
        <w:pStyle w:val="ListParagraph"/>
        <w:numPr>
          <w:ilvl w:val="1"/>
          <w:numId w:val="2"/>
        </w:numPr>
        <w:spacing w:before="120" w:after="120"/>
        <w:contextualSpacing w:val="0"/>
        <w:jc w:val="both"/>
        <w:rPr>
          <w:rFonts w:ascii="Times New Roman" w:hAnsi="Times New Roman" w:cs="Times New Roman"/>
          <w:b/>
          <w:bCs/>
          <w:i/>
          <w:iCs/>
        </w:rPr>
      </w:pPr>
      <w:r w:rsidRPr="00A10F37">
        <w:rPr>
          <w:rFonts w:ascii="Times New Roman" w:hAnsi="Times New Roman" w:cs="Times New Roman"/>
          <w:b/>
          <w:bCs/>
          <w:i/>
          <w:iCs/>
        </w:rPr>
        <w:t>Board Meetings</w:t>
      </w:r>
    </w:p>
    <w:p w14:paraId="0E6E3EFC" w14:textId="3CBFF768"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Place and Manner of Meetings</w:t>
      </w:r>
    </w:p>
    <w:p w14:paraId="4FA07B3E" w14:textId="7BE5F643" w:rsidR="00AA4EB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The Board may hold meetings, both regular and special, in any place or in any manner (including remotely in accordance with</w:t>
      </w:r>
      <w:r w:rsidR="00FC767D" w:rsidRPr="00A10F37">
        <w:rPr>
          <w:rFonts w:ascii="Times New Roman" w:hAnsi="Times New Roman" w:cs="Times New Roman"/>
        </w:rPr>
        <w:t xml:space="preserve"> </w:t>
      </w:r>
      <w:r w:rsidR="00FC767D" w:rsidRPr="00A10F37">
        <w:rPr>
          <w:rFonts w:ascii="Times New Roman" w:hAnsi="Times New Roman" w:cs="Times New Roman"/>
          <w:u w:val="single"/>
        </w:rPr>
        <w:t>Article</w:t>
      </w:r>
      <w:r w:rsidRPr="00A10F37">
        <w:rPr>
          <w:rFonts w:ascii="Times New Roman" w:hAnsi="Times New Roman" w:cs="Times New Roman"/>
          <w:u w:val="single"/>
        </w:rPr>
        <w:t xml:space="preserve"> </w:t>
      </w:r>
      <w:r w:rsidR="00FC650B" w:rsidRPr="00A10F37">
        <w:rPr>
          <w:rFonts w:ascii="Times New Roman" w:hAnsi="Times New Roman" w:cs="Times New Roman"/>
          <w:u w:val="single"/>
        </w:rPr>
        <w:fldChar w:fldCharType="begin"/>
      </w:r>
      <w:r w:rsidR="00FC650B" w:rsidRPr="00A10F37">
        <w:rPr>
          <w:rFonts w:ascii="Times New Roman" w:hAnsi="Times New Roman" w:cs="Times New Roman"/>
          <w:u w:val="single"/>
        </w:rPr>
        <w:instrText xml:space="preserve"> REF _Ref173076534 \w \h </w:instrText>
      </w:r>
      <w:r w:rsidR="00BD113A" w:rsidRPr="00A10F37">
        <w:rPr>
          <w:rFonts w:ascii="Times New Roman" w:hAnsi="Times New Roman" w:cs="Times New Roman"/>
          <w:u w:val="single"/>
        </w:rPr>
        <w:instrText xml:space="preserve"> \* MERGEFORMAT </w:instrText>
      </w:r>
      <w:r w:rsidR="00FC650B" w:rsidRPr="00A10F37">
        <w:rPr>
          <w:rFonts w:ascii="Times New Roman" w:hAnsi="Times New Roman" w:cs="Times New Roman"/>
          <w:u w:val="single"/>
        </w:rPr>
      </w:r>
      <w:r w:rsidR="00FC650B" w:rsidRPr="00A10F37">
        <w:rPr>
          <w:rFonts w:ascii="Times New Roman" w:hAnsi="Times New Roman" w:cs="Times New Roman"/>
          <w:u w:val="single"/>
        </w:rPr>
        <w:fldChar w:fldCharType="separate"/>
      </w:r>
      <w:r w:rsidR="00A01070">
        <w:rPr>
          <w:rFonts w:ascii="Times New Roman" w:hAnsi="Times New Roman" w:cs="Times New Roman"/>
          <w:u w:val="single"/>
        </w:rPr>
        <w:t>3.5.1.2</w:t>
      </w:r>
      <w:r w:rsidR="00FC650B" w:rsidRPr="00A10F37">
        <w:rPr>
          <w:rFonts w:ascii="Times New Roman" w:hAnsi="Times New Roman" w:cs="Times New Roman"/>
          <w:u w:val="single"/>
        </w:rPr>
        <w:fldChar w:fldCharType="end"/>
      </w:r>
      <w:r w:rsidRPr="00A10F37">
        <w:rPr>
          <w:rFonts w:ascii="Times New Roman" w:hAnsi="Times New Roman" w:cs="Times New Roman"/>
        </w:rPr>
        <w:t xml:space="preserve"> below) selected reasonably and in good faith by the Chair or agreed by any two Directors.</w:t>
      </w:r>
    </w:p>
    <w:p w14:paraId="77BFFA0D" w14:textId="799F4875"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bookmarkStart w:id="25" w:name="_Ref173076534"/>
      <w:r w:rsidRPr="00A10F37">
        <w:rPr>
          <w:rFonts w:ascii="Times New Roman" w:hAnsi="Times New Roman" w:cs="Times New Roman"/>
        </w:rPr>
        <w:t>Any or all Directors may participate in a meeting of the Board by means of internet conference, phone, or other communications equipment by means of which all persons participating in the meeting can hear each other, and such participation in a meeting shall constitute presence in person at the meeting.</w:t>
      </w:r>
      <w:bookmarkEnd w:id="25"/>
    </w:p>
    <w:p w14:paraId="1AE8BBC9" w14:textId="51C39A19"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Regular Meetings</w:t>
      </w:r>
    </w:p>
    <w:p w14:paraId="6D78D99F" w14:textId="25C63E5F" w:rsidR="00923304" w:rsidRPr="00A10F37" w:rsidRDefault="00923304" w:rsidP="0086258F">
      <w:pPr>
        <w:pStyle w:val="ListParagraph"/>
        <w:spacing w:before="120" w:after="120" w:line="240" w:lineRule="auto"/>
        <w:ind w:left="1080"/>
        <w:contextualSpacing w:val="0"/>
        <w:jc w:val="both"/>
        <w:rPr>
          <w:rFonts w:ascii="Times New Roman" w:hAnsi="Times New Roman" w:cs="Times New Roman"/>
        </w:rPr>
      </w:pPr>
      <w:r w:rsidRPr="00A10F37">
        <w:rPr>
          <w:rFonts w:ascii="Times New Roman" w:hAnsi="Times New Roman" w:cs="Times New Roman"/>
        </w:rPr>
        <w:t>Regular meetings of the Board may be held without notice at such time and at such place as shall from time to time be determined by the Board.</w:t>
      </w:r>
    </w:p>
    <w:p w14:paraId="0684E233" w14:textId="77777777" w:rsidR="00721917" w:rsidRPr="00A10F37" w:rsidRDefault="00923304" w:rsidP="00D162BB">
      <w:pPr>
        <w:pStyle w:val="ListParagraph"/>
        <w:numPr>
          <w:ilvl w:val="2"/>
          <w:numId w:val="2"/>
        </w:numPr>
        <w:spacing w:before="120" w:after="120"/>
        <w:ind w:left="1080" w:hanging="558"/>
        <w:contextualSpacing w:val="0"/>
        <w:jc w:val="both"/>
        <w:rPr>
          <w:rFonts w:ascii="Times New Roman" w:hAnsi="Times New Roman" w:cs="Times New Roman"/>
          <w:b/>
          <w:bCs/>
        </w:rPr>
      </w:pPr>
      <w:r w:rsidRPr="00A10F37">
        <w:rPr>
          <w:rFonts w:ascii="Times New Roman" w:hAnsi="Times New Roman" w:cs="Times New Roman"/>
          <w:b/>
          <w:bCs/>
        </w:rPr>
        <w:t>Special Meetings;</w:t>
      </w:r>
      <w:r w:rsidRPr="00A10F37">
        <w:rPr>
          <w:rFonts w:ascii="Times New Roman" w:hAnsi="Times New Roman" w:cs="Times New Roman"/>
        </w:rPr>
        <w:t xml:space="preserve"> </w:t>
      </w:r>
      <w:r w:rsidRPr="00A10F37">
        <w:rPr>
          <w:rFonts w:ascii="Times New Roman" w:hAnsi="Times New Roman" w:cs="Times New Roman"/>
          <w:b/>
          <w:bCs/>
        </w:rPr>
        <w:t>Notice</w:t>
      </w:r>
    </w:p>
    <w:p w14:paraId="23CBC0F3" w14:textId="77777777" w:rsidR="00721917" w:rsidRPr="00A10F37" w:rsidRDefault="00923304"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Special meetings of the Board for any purpose or purposes may be called at any time by the Chair or any two Directors.</w:t>
      </w:r>
    </w:p>
    <w:p w14:paraId="665E1C5F" w14:textId="77F597C1" w:rsidR="00923304" w:rsidRPr="00A10F37" w:rsidRDefault="00923304" w:rsidP="00D162BB">
      <w:pPr>
        <w:pStyle w:val="ListParagraph"/>
        <w:numPr>
          <w:ilvl w:val="3"/>
          <w:numId w:val="2"/>
        </w:numPr>
        <w:spacing w:before="120" w:after="120" w:line="240" w:lineRule="auto"/>
        <w:ind w:left="1800" w:hanging="720"/>
        <w:contextualSpacing w:val="0"/>
        <w:jc w:val="both"/>
        <w:rPr>
          <w:rFonts w:ascii="Times New Roman" w:hAnsi="Times New Roman" w:cs="Times New Roman"/>
        </w:rPr>
      </w:pPr>
      <w:r w:rsidRPr="00A10F37">
        <w:rPr>
          <w:rFonts w:ascii="Times New Roman" w:hAnsi="Times New Roman" w:cs="Times New Roman"/>
        </w:rPr>
        <w:t>Notice of the time and place of special meetings shall be delivered to each Director in the manner specified for giving notice to such Director recorded on the BORG’s records and shall be given at least 48 hours before the meeting is scheduled to occur. The notice need not specify the purpose of the meeting.</w:t>
      </w:r>
      <w:r w:rsidR="008F76A7" w:rsidRPr="00A10F37">
        <w:rPr>
          <w:rFonts w:ascii="Times New Roman" w:hAnsi="Times New Roman" w:cs="Times New Roman"/>
        </w:rPr>
        <w:t xml:space="preserve"> </w:t>
      </w:r>
      <w:r w:rsidRPr="00A10F37">
        <w:rPr>
          <w:rFonts w:ascii="Times New Roman" w:hAnsi="Times New Roman" w:cs="Times New Roman"/>
        </w:rPr>
        <w:t>Unless otherwise indicated in the notice thereof, any and all business may be transacted at a special meeting.</w:t>
      </w:r>
    </w:p>
    <w:p w14:paraId="43734559" w14:textId="6FC71E8D"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Quorum</w:t>
      </w:r>
    </w:p>
    <w:p w14:paraId="38384332" w14:textId="00D60177" w:rsidR="00923304" w:rsidRPr="00A10F37" w:rsidRDefault="00923304"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 xml:space="preserve">At all meetings of the Board, a majority of the total number of Directors </w:t>
      </w:r>
      <w:r w:rsidR="00A62B38">
        <w:rPr>
          <w:rFonts w:ascii="Times New Roman" w:hAnsi="Times New Roman" w:cs="Times New Roman"/>
        </w:rPr>
        <w:t xml:space="preserve">then in office </w:t>
      </w:r>
      <w:r w:rsidRPr="00A10F37">
        <w:rPr>
          <w:rFonts w:ascii="Times New Roman" w:hAnsi="Times New Roman" w:cs="Times New Roman"/>
        </w:rPr>
        <w:t xml:space="preserve">shall constitute a quorum for the transaction of business and the act of a majority of the Directors present at any meeting at which there is a quorum shall be the act of the Board, except as may be otherwise specifically provided by statute or by the </w:t>
      </w:r>
      <w:r w:rsidR="00CD14CC">
        <w:rPr>
          <w:rFonts w:ascii="Times New Roman" w:hAnsi="Times New Roman" w:cs="Times New Roman"/>
        </w:rPr>
        <w:t>Constitution</w:t>
      </w:r>
      <w:r w:rsidRPr="00A10F37">
        <w:rPr>
          <w:rFonts w:ascii="Times New Roman" w:hAnsi="Times New Roman" w:cs="Times New Roman"/>
        </w:rPr>
        <w:t>.</w:t>
      </w:r>
      <w:r w:rsidR="008F76A7" w:rsidRPr="00A10F37">
        <w:rPr>
          <w:rFonts w:ascii="Times New Roman" w:hAnsi="Times New Roman" w:cs="Times New Roman"/>
        </w:rPr>
        <w:t xml:space="preserve"> </w:t>
      </w:r>
      <w:r w:rsidRPr="00A10F37">
        <w:rPr>
          <w:rFonts w:ascii="Times New Roman" w:hAnsi="Times New Roman" w:cs="Times New Roman"/>
        </w:rPr>
        <w:t>If a quorum is not present at any meeting of the Board, then the Directors present thereat may adjourn the meeting from time to time, without notice other than announcement at the meeting, until a quorum is present.</w:t>
      </w:r>
    </w:p>
    <w:p w14:paraId="6176A32A" w14:textId="77777777" w:rsidR="00923304" w:rsidRPr="00A10F37" w:rsidRDefault="00923304" w:rsidP="00D162BB">
      <w:pPr>
        <w:pStyle w:val="ListParagraph"/>
        <w:numPr>
          <w:ilvl w:val="3"/>
          <w:numId w:val="2"/>
        </w:numPr>
        <w:spacing w:before="120" w:after="120"/>
        <w:ind w:left="1800" w:hanging="720"/>
        <w:contextualSpacing w:val="0"/>
        <w:jc w:val="both"/>
        <w:rPr>
          <w:rFonts w:ascii="Times New Roman" w:hAnsi="Times New Roman" w:cs="Times New Roman"/>
        </w:rPr>
      </w:pPr>
      <w:r w:rsidRPr="00A10F37">
        <w:rPr>
          <w:rFonts w:ascii="Times New Roman" w:hAnsi="Times New Roman" w:cs="Times New Roman"/>
        </w:rPr>
        <w:t>A meeting at which a quorum is initially present may continue to transact business notwithstanding the withdrawal of Directors, if any action taken is approved by at least a majority of the required quorum for that meeting.</w:t>
      </w:r>
    </w:p>
    <w:p w14:paraId="1F5E5F79" w14:textId="2807EDDD"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Waiver Of Notice</w:t>
      </w:r>
    </w:p>
    <w:p w14:paraId="028156F0" w14:textId="4B1B780F" w:rsidR="00923304" w:rsidRPr="00A10F37" w:rsidRDefault="00923304" w:rsidP="00D162BB">
      <w:pPr>
        <w:spacing w:before="120" w:after="120" w:line="240" w:lineRule="auto"/>
        <w:ind w:left="1080"/>
        <w:jc w:val="both"/>
        <w:rPr>
          <w:rFonts w:ascii="Times New Roman" w:hAnsi="Times New Roman" w:cs="Times New Roman"/>
        </w:rPr>
      </w:pPr>
      <w:r w:rsidRPr="00A10F37">
        <w:rPr>
          <w:rFonts w:ascii="Times New Roman" w:hAnsi="Times New Roman" w:cs="Times New Roman"/>
        </w:rPr>
        <w:t xml:space="preserve">Whenever notice is required to be given under applicable </w:t>
      </w:r>
      <w:r w:rsidR="00E462E6" w:rsidRPr="00A10F37">
        <w:rPr>
          <w:rFonts w:ascii="Times New Roman" w:hAnsi="Times New Roman" w:cs="Times New Roman"/>
        </w:rPr>
        <w:t>Legal Requirement</w:t>
      </w:r>
      <w:r w:rsidRPr="00A10F37">
        <w:rPr>
          <w:rFonts w:ascii="Times New Roman" w:hAnsi="Times New Roman" w:cs="Times New Roman"/>
        </w:rPr>
        <w:t xml:space="preserve">, these Bylaws, or any other Governance Agreement, a written waiver thereof, signed by the person entitled to notice, or waiver by electronic mail or other electronic transmission by such person, whether </w:t>
      </w:r>
      <w:r w:rsidRPr="00A10F37">
        <w:rPr>
          <w:rFonts w:ascii="Times New Roman" w:hAnsi="Times New Roman" w:cs="Times New Roman"/>
        </w:rPr>
        <w:lastRenderedPageBreak/>
        <w:t>before or after the time stated therein, shall be deemed equivalent to notice.</w:t>
      </w:r>
      <w:r w:rsidR="008F76A7" w:rsidRPr="00A10F37">
        <w:rPr>
          <w:rFonts w:ascii="Times New Roman" w:hAnsi="Times New Roman" w:cs="Times New Roman"/>
        </w:rPr>
        <w:t xml:space="preserve"> </w:t>
      </w:r>
      <w:r w:rsidRPr="00A10F37">
        <w:rPr>
          <w:rFonts w:ascii="Times New Roman" w:hAnsi="Times New Roman" w:cs="Times New Roman"/>
        </w:rPr>
        <w:t>Attendance of a person at a meeting shall constitute a waiver of notice of such meeting, except when the person attends a meeting for the express purpose of objecting, at the beginning of the meeting, to the transaction of any business because the meeting is not lawfully called or convened.</w:t>
      </w:r>
      <w:r w:rsidR="008F76A7" w:rsidRPr="00A10F37">
        <w:rPr>
          <w:rFonts w:ascii="Times New Roman" w:hAnsi="Times New Roman" w:cs="Times New Roman"/>
        </w:rPr>
        <w:t xml:space="preserve"> </w:t>
      </w:r>
      <w:r w:rsidRPr="00A10F37">
        <w:rPr>
          <w:rFonts w:ascii="Times New Roman" w:hAnsi="Times New Roman" w:cs="Times New Roman"/>
        </w:rPr>
        <w:t xml:space="preserve">Neither the business to be transacted at, nor the purpose of, any regular or special meeting of the Directors, need be specified in any written waiver of notice unless so required by the </w:t>
      </w:r>
      <w:r w:rsidR="00CD14CC">
        <w:rPr>
          <w:rFonts w:ascii="Times New Roman" w:hAnsi="Times New Roman" w:cs="Times New Roman"/>
        </w:rPr>
        <w:t>Constitution</w:t>
      </w:r>
      <w:r w:rsidRPr="00A10F37">
        <w:rPr>
          <w:rFonts w:ascii="Times New Roman" w:hAnsi="Times New Roman" w:cs="Times New Roman"/>
        </w:rPr>
        <w:t xml:space="preserve"> or these Bylaws.</w:t>
      </w:r>
    </w:p>
    <w:p w14:paraId="36F0EE95" w14:textId="3B27CF5E"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Board Action By Written Consent Without A Meeting</w:t>
      </w:r>
    </w:p>
    <w:p w14:paraId="53FDA937" w14:textId="37CC462E"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Unless otherwise restricted by the </w:t>
      </w:r>
      <w:r w:rsidR="00CD14CC">
        <w:rPr>
          <w:rFonts w:ascii="Times New Roman" w:hAnsi="Times New Roman" w:cs="Times New Roman"/>
        </w:rPr>
        <w:t>Constitution</w:t>
      </w:r>
      <w:r w:rsidRPr="00A10F37">
        <w:rPr>
          <w:rFonts w:ascii="Times New Roman" w:hAnsi="Times New Roman" w:cs="Times New Roman"/>
        </w:rPr>
        <w:t xml:space="preserve"> or these Bylaws, any action required or permitted to be taken at any meeting of the Board may be taken without a meeting if all members of the Board consent thereto in writing or by electronic transmission, and the writing or writings or electronic transmission or transmissions are filed with the minutes of proceedings of the Board.</w:t>
      </w:r>
      <w:r w:rsidR="008F76A7" w:rsidRPr="00A10F37">
        <w:rPr>
          <w:rFonts w:ascii="Times New Roman" w:hAnsi="Times New Roman" w:cs="Times New Roman"/>
        </w:rPr>
        <w:t xml:space="preserve"> </w:t>
      </w:r>
      <w:r w:rsidRPr="00A10F37">
        <w:rPr>
          <w:rFonts w:ascii="Times New Roman" w:hAnsi="Times New Roman" w:cs="Times New Roman"/>
        </w:rPr>
        <w:t>Such filing shall be in paper form if the minutes are maintained in paper form and shall be in electronic form if the minutes are maintained in electronic form.</w:t>
      </w:r>
    </w:p>
    <w:p w14:paraId="455180B7" w14:textId="5AC46463"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Any copy, facsimile or other reliable reproduction of a consent in writing may be substituted or used in lieu of the original writing for any and all purposes for which the original writing could be used, provided that such copy, facsimile or other reproduction shall be a complete reproduction of the entire original writing.</w:t>
      </w:r>
    </w:p>
    <w:p w14:paraId="62C3CF3C" w14:textId="127E0D45"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Deadlocks</w:t>
      </w:r>
    </w:p>
    <w:p w14:paraId="1E75977D" w14:textId="77777777" w:rsidR="00CF6D57"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Deadlock</w:t>
      </w:r>
      <w:r w:rsidRPr="00A10F37">
        <w:rPr>
          <w:rFonts w:ascii="Times New Roman" w:hAnsi="Times New Roman" w:cs="Times New Roman"/>
        </w:rPr>
        <w:t>” means</w:t>
      </w:r>
      <w:r w:rsidR="00CF6D57" w:rsidRPr="00A10F37">
        <w:rPr>
          <w:rFonts w:ascii="Times New Roman" w:hAnsi="Times New Roman" w:cs="Times New Roman"/>
        </w:rPr>
        <w:t xml:space="preserve">: </w:t>
      </w:r>
    </w:p>
    <w:p w14:paraId="4BFE6BB1" w14:textId="77777777" w:rsidR="00CF6D57" w:rsidRPr="00A10F37" w:rsidRDefault="00923304" w:rsidP="00ED31A6">
      <w:pPr>
        <w:pStyle w:val="ListParagraph"/>
        <w:numPr>
          <w:ilvl w:val="4"/>
          <w:numId w:val="2"/>
        </w:numPr>
        <w:spacing w:before="120" w:after="120" w:line="240" w:lineRule="auto"/>
        <w:ind w:left="1800" w:hanging="378"/>
        <w:contextualSpacing w:val="0"/>
        <w:jc w:val="both"/>
        <w:rPr>
          <w:rFonts w:ascii="Times New Roman" w:hAnsi="Times New Roman" w:cs="Times New Roman"/>
        </w:rPr>
      </w:pPr>
      <w:r w:rsidRPr="00A10F37">
        <w:rPr>
          <w:rFonts w:ascii="Times New Roman" w:hAnsi="Times New Roman" w:cs="Times New Roman"/>
        </w:rPr>
        <w:t xml:space="preserve">that, with respect to any proposal, resolution or action that </w:t>
      </w:r>
      <w:r w:rsidR="00C05DDE" w:rsidRPr="00A10F37">
        <w:rPr>
          <w:rFonts w:ascii="Times New Roman" w:hAnsi="Times New Roman" w:cs="Times New Roman"/>
        </w:rPr>
        <w:t>has been</w:t>
      </w:r>
      <w:r w:rsidRPr="00A10F37">
        <w:rPr>
          <w:rFonts w:ascii="Times New Roman" w:hAnsi="Times New Roman" w:cs="Times New Roman"/>
        </w:rPr>
        <w:t xml:space="preserve"> submitted to a vote of the Board</w:t>
      </w:r>
      <w:r w:rsidR="00A8648C" w:rsidRPr="00A10F37">
        <w:rPr>
          <w:rFonts w:ascii="Times New Roman" w:hAnsi="Times New Roman" w:cs="Times New Roman"/>
        </w:rPr>
        <w:t xml:space="preserve"> by a Director</w:t>
      </w:r>
      <w:r w:rsidR="005A0413" w:rsidRPr="00A10F37">
        <w:rPr>
          <w:rFonts w:ascii="Times New Roman" w:hAnsi="Times New Roman" w:cs="Times New Roman"/>
        </w:rPr>
        <w:t xml:space="preserve"> (including, if applicable, by Alliance Multisig Proposal)</w:t>
      </w:r>
      <w:r w:rsidRPr="00A10F37">
        <w:rPr>
          <w:rFonts w:ascii="Times New Roman" w:hAnsi="Times New Roman" w:cs="Times New Roman"/>
        </w:rPr>
        <w:t xml:space="preserve">: </w:t>
      </w:r>
    </w:p>
    <w:p w14:paraId="1ACE5DFE" w14:textId="77777777" w:rsidR="00CF6D57" w:rsidRPr="00A10F37" w:rsidRDefault="00923304" w:rsidP="00ED31A6">
      <w:pPr>
        <w:pStyle w:val="ListParagraph"/>
        <w:numPr>
          <w:ilvl w:val="5"/>
          <w:numId w:val="2"/>
        </w:numPr>
        <w:spacing w:before="120" w:after="120" w:line="240" w:lineRule="auto"/>
        <w:ind w:left="1980" w:hanging="270"/>
        <w:contextualSpacing w:val="0"/>
        <w:jc w:val="both"/>
        <w:rPr>
          <w:rFonts w:ascii="Times New Roman" w:hAnsi="Times New Roman" w:cs="Times New Roman"/>
        </w:rPr>
      </w:pPr>
      <w:r w:rsidRPr="00A10F37">
        <w:rPr>
          <w:rFonts w:ascii="Times New Roman" w:hAnsi="Times New Roman" w:cs="Times New Roman"/>
        </w:rPr>
        <w:t>the full Board is evenly divided thereon such that there is neither a majority of the Board in favor of nor a majority of the Board against such proposal, resolution, or action and it cannot reasonably be expected that a majority of the Board will be vote</w:t>
      </w:r>
      <w:r w:rsidR="00122800" w:rsidRPr="00A10F37">
        <w:rPr>
          <w:rFonts w:ascii="Times New Roman" w:hAnsi="Times New Roman" w:cs="Times New Roman"/>
        </w:rPr>
        <w:t>d</w:t>
      </w:r>
      <w:r w:rsidRPr="00A10F37">
        <w:rPr>
          <w:rFonts w:ascii="Times New Roman" w:hAnsi="Times New Roman" w:cs="Times New Roman"/>
        </w:rPr>
        <w:t xml:space="preserve"> in favor of or against such proposal, resolution, or action in the near future; or </w:t>
      </w:r>
    </w:p>
    <w:p w14:paraId="3262EA77" w14:textId="40D41B17" w:rsidR="00C4632D" w:rsidRPr="00A10F37" w:rsidRDefault="00CF6D57" w:rsidP="00ED31A6">
      <w:pPr>
        <w:pStyle w:val="ListParagraph"/>
        <w:numPr>
          <w:ilvl w:val="5"/>
          <w:numId w:val="2"/>
        </w:numPr>
        <w:spacing w:before="120" w:after="120" w:line="240" w:lineRule="auto"/>
        <w:ind w:left="1980" w:hanging="270"/>
        <w:contextualSpacing w:val="0"/>
        <w:jc w:val="both"/>
        <w:rPr>
          <w:rFonts w:ascii="Times New Roman" w:hAnsi="Times New Roman" w:cs="Times New Roman"/>
        </w:rPr>
      </w:pPr>
      <w:r w:rsidRPr="00A10F37">
        <w:rPr>
          <w:rFonts w:ascii="Times New Roman" w:hAnsi="Times New Roman" w:cs="Times New Roman"/>
        </w:rPr>
        <w:t xml:space="preserve">a </w:t>
      </w:r>
      <w:r w:rsidR="00923304" w:rsidRPr="00A10F37">
        <w:rPr>
          <w:rFonts w:ascii="Times New Roman" w:hAnsi="Times New Roman" w:cs="Times New Roman"/>
        </w:rPr>
        <w:t>quorate meeting of the Board where such proposal, resolution, or action is scheduled to be voted upon has failed to be convened after three consecutive reasonable good faith attempts to do so in accordance with all applicable notice requirements and it cannot reasonably be expected that a quorum of the Board will convene for such a meeting in the near future.</w:t>
      </w:r>
      <w:r w:rsidR="00FB59C3" w:rsidRPr="00A10F37">
        <w:rPr>
          <w:rFonts w:ascii="Times New Roman" w:hAnsi="Times New Roman" w:cs="Times New Roman"/>
        </w:rPr>
        <w:t xml:space="preserve"> For purposes of this provision, a Director’s Signature Decision to intentionally refrain from signing an Alliance Multisig Proposal, indicated by any reasonable communication method of such Director signaling that such refrain is intentional, shall count as a vote against the relevant Alliance Multisig Proposal</w:t>
      </w:r>
      <w:r w:rsidR="00E132C4" w:rsidRPr="00A10F37">
        <w:rPr>
          <w:rFonts w:ascii="Times New Roman" w:hAnsi="Times New Roman" w:cs="Times New Roman"/>
        </w:rPr>
        <w:t xml:space="preserve"> or other relevant proposal that is voted upon via Multisig</w:t>
      </w:r>
      <w:r w:rsidRPr="00A10F37">
        <w:rPr>
          <w:rFonts w:ascii="Times New Roman" w:hAnsi="Times New Roman" w:cs="Times New Roman"/>
        </w:rPr>
        <w:t xml:space="preserve">; or </w:t>
      </w:r>
    </w:p>
    <w:p w14:paraId="7F1EFA91" w14:textId="1197F9E3" w:rsidR="00CF6D57" w:rsidRPr="00A10F37" w:rsidRDefault="00CF6D57" w:rsidP="00ED31A6">
      <w:pPr>
        <w:pStyle w:val="ListParagraph"/>
        <w:numPr>
          <w:ilvl w:val="4"/>
          <w:numId w:val="2"/>
        </w:numPr>
        <w:spacing w:before="120" w:after="120" w:line="240" w:lineRule="auto"/>
        <w:ind w:left="1800" w:hanging="378"/>
        <w:contextualSpacing w:val="0"/>
        <w:jc w:val="both"/>
        <w:rPr>
          <w:rFonts w:ascii="Times New Roman" w:hAnsi="Times New Roman" w:cs="Times New Roman"/>
        </w:rPr>
      </w:pPr>
      <w:r w:rsidRPr="00A10F37">
        <w:rPr>
          <w:rFonts w:ascii="Times New Roman" w:hAnsi="Times New Roman" w:cs="Times New Roman"/>
        </w:rPr>
        <w:t>a</w:t>
      </w:r>
      <w:r w:rsidR="00ED31A6" w:rsidRPr="00A10F37">
        <w:rPr>
          <w:rFonts w:ascii="Times New Roman" w:hAnsi="Times New Roman" w:cs="Times New Roman"/>
        </w:rPr>
        <w:t>s a result of circumstances described in the preceding clause ‘(a)’ or otherwise, a</w:t>
      </w:r>
      <w:r w:rsidRPr="00A10F37">
        <w:rPr>
          <w:rFonts w:ascii="Times New Roman" w:hAnsi="Times New Roman" w:cs="Times New Roman"/>
        </w:rPr>
        <w:t xml:space="preserve"> sustained vacancy in a position (such as Supervisor) that is required by these Bylaws to be occupied. </w:t>
      </w:r>
    </w:p>
    <w:p w14:paraId="3EDF063F" w14:textId="3DD1C61B"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During the existence of any Deadlock, any BORG Personnel may: (a) deliver written notice to the Board stating that in such person’s opinion a Deadlock has occurred and identifying the proposal, resolution or action giving rise to the Deadlock; and (b) submit a proposal to the Community Module to vote upon the proposal, resolution or action giving rise of the Deadlock. Following such a notice, notwithstanding any requirement for Board approval that would otherwise apply, a Community</w:t>
      </w:r>
      <w:r w:rsidR="007D403A" w:rsidRPr="00A10F37">
        <w:rPr>
          <w:rFonts w:ascii="Times New Roman" w:hAnsi="Times New Roman" w:cs="Times New Roman"/>
        </w:rPr>
        <w:t xml:space="preserve"> Module</w:t>
      </w:r>
      <w:r w:rsidRPr="00A10F37">
        <w:rPr>
          <w:rFonts w:ascii="Times New Roman" w:hAnsi="Times New Roman" w:cs="Times New Roman"/>
        </w:rPr>
        <w:t xml:space="preserve"> Approval on the </w:t>
      </w:r>
      <w:r w:rsidRPr="00A10F37">
        <w:rPr>
          <w:rFonts w:ascii="Times New Roman" w:hAnsi="Times New Roman" w:cs="Times New Roman"/>
        </w:rPr>
        <w:lastRenderedPageBreak/>
        <w:t>proposal, resolution or action giving rise to the Deadlock shall determine the outcome of the Deadlock, and the Board and all other BORG Personnel shall be bound thereby and shall implement the resolution of the Deadlock approved by Community</w:t>
      </w:r>
      <w:r w:rsidR="00D36B36" w:rsidRPr="00A10F37">
        <w:rPr>
          <w:rFonts w:ascii="Times New Roman" w:hAnsi="Times New Roman" w:cs="Times New Roman"/>
        </w:rPr>
        <w:t xml:space="preserve"> Module</w:t>
      </w:r>
      <w:r w:rsidRPr="00A10F37">
        <w:rPr>
          <w:rFonts w:ascii="Times New Roman" w:hAnsi="Times New Roman" w:cs="Times New Roman"/>
        </w:rPr>
        <w:t xml:space="preserve"> Approval.</w:t>
      </w:r>
    </w:p>
    <w:p w14:paraId="0CFF7356" w14:textId="759F5026"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Minutes</w:t>
      </w:r>
    </w:p>
    <w:p w14:paraId="0A7DE130" w14:textId="361CAC94" w:rsidR="000C3B18" w:rsidRPr="00A10F37" w:rsidRDefault="00923304" w:rsidP="00D162BB">
      <w:pPr>
        <w:spacing w:before="120" w:after="120" w:line="240" w:lineRule="auto"/>
        <w:ind w:left="900"/>
        <w:jc w:val="both"/>
        <w:rPr>
          <w:rFonts w:ascii="Times New Roman" w:hAnsi="Times New Roman" w:cs="Times New Roman"/>
        </w:rPr>
      </w:pPr>
      <w:r w:rsidRPr="00A10F37">
        <w:rPr>
          <w:rFonts w:ascii="Times New Roman" w:hAnsi="Times New Roman" w:cs="Times New Roman"/>
        </w:rPr>
        <w:t>The Board shall keep minutes of all meetings and record them in the BORG’s minute book.</w:t>
      </w:r>
      <w:r w:rsidR="000C3B18" w:rsidRPr="00A10F37">
        <w:rPr>
          <w:rFonts w:ascii="Times New Roman" w:hAnsi="Times New Roman" w:cs="Times New Roman"/>
          <w:i/>
          <w:iCs/>
        </w:rPr>
        <w:t xml:space="preserve"> </w:t>
      </w:r>
    </w:p>
    <w:p w14:paraId="4F5B0405" w14:textId="4354FB91" w:rsidR="00D66F9F" w:rsidRPr="00A10F37" w:rsidRDefault="00163DFF" w:rsidP="00171370">
      <w:pPr>
        <w:pStyle w:val="ListParagraph"/>
        <w:numPr>
          <w:ilvl w:val="1"/>
          <w:numId w:val="2"/>
        </w:numPr>
        <w:spacing w:before="120" w:after="120"/>
        <w:contextualSpacing w:val="0"/>
        <w:jc w:val="both"/>
        <w:rPr>
          <w:rFonts w:ascii="Times New Roman" w:hAnsi="Times New Roman" w:cs="Times New Roman"/>
          <w:b/>
          <w:bCs/>
          <w:i/>
          <w:iCs/>
        </w:rPr>
      </w:pPr>
      <w:bookmarkStart w:id="26" w:name="_Ref170104721"/>
      <w:r w:rsidRPr="00A10F37">
        <w:rPr>
          <w:rFonts w:ascii="Times New Roman" w:hAnsi="Times New Roman" w:cs="Times New Roman"/>
          <w:b/>
          <w:bCs/>
          <w:i/>
          <w:iCs/>
        </w:rPr>
        <w:t>Alliance</w:t>
      </w:r>
      <w:r w:rsidR="00923304" w:rsidRPr="00A10F37">
        <w:rPr>
          <w:rFonts w:ascii="Times New Roman" w:hAnsi="Times New Roman" w:cs="Times New Roman"/>
          <w:b/>
          <w:bCs/>
          <w:i/>
          <w:iCs/>
        </w:rPr>
        <w:t xml:space="preserve"> </w:t>
      </w:r>
      <w:r w:rsidR="00A9686D" w:rsidRPr="00A10F37">
        <w:rPr>
          <w:rFonts w:ascii="Times New Roman" w:hAnsi="Times New Roman" w:cs="Times New Roman"/>
          <w:b/>
          <w:bCs/>
          <w:i/>
          <w:iCs/>
        </w:rPr>
        <w:t>Multisig</w:t>
      </w:r>
      <w:r w:rsidR="00923304" w:rsidRPr="00A10F37">
        <w:rPr>
          <w:rFonts w:ascii="Times New Roman" w:hAnsi="Times New Roman" w:cs="Times New Roman"/>
          <w:b/>
          <w:bCs/>
          <w:i/>
          <w:iCs/>
        </w:rPr>
        <w:t>s</w:t>
      </w:r>
      <w:bookmarkEnd w:id="26"/>
    </w:p>
    <w:p w14:paraId="795358A1" w14:textId="10D06BF3"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bookmarkStart w:id="27" w:name="_Ref170104057"/>
      <w:r w:rsidRPr="00A10F37">
        <w:rPr>
          <w:rFonts w:ascii="Times New Roman" w:hAnsi="Times New Roman" w:cs="Times New Roman"/>
          <w:b/>
          <w:bCs/>
        </w:rPr>
        <w:t xml:space="preserve">Creation of </w:t>
      </w:r>
      <w:r w:rsidR="00163DFF" w:rsidRPr="00A10F37">
        <w:rPr>
          <w:rFonts w:ascii="Times New Roman" w:hAnsi="Times New Roman" w:cs="Times New Roman"/>
          <w:b/>
          <w:bCs/>
        </w:rPr>
        <w:t>Alliance</w:t>
      </w:r>
      <w:r w:rsidRPr="00A10F37">
        <w:rPr>
          <w:rFonts w:ascii="Times New Roman" w:hAnsi="Times New Roman" w:cs="Times New Roman"/>
          <w:b/>
          <w:bCs/>
        </w:rPr>
        <w:t xml:space="preserve"> </w:t>
      </w:r>
      <w:r w:rsidR="00A9686D" w:rsidRPr="00A10F37">
        <w:rPr>
          <w:rFonts w:ascii="Times New Roman" w:hAnsi="Times New Roman" w:cs="Times New Roman"/>
          <w:b/>
          <w:bCs/>
        </w:rPr>
        <w:t>Multisig</w:t>
      </w:r>
      <w:r w:rsidRPr="00A10F37">
        <w:rPr>
          <w:rFonts w:ascii="Times New Roman" w:hAnsi="Times New Roman" w:cs="Times New Roman"/>
          <w:b/>
          <w:bCs/>
        </w:rPr>
        <w:t>s</w:t>
      </w:r>
      <w:bookmarkEnd w:id="27"/>
    </w:p>
    <w:p w14:paraId="479067B2" w14:textId="6BEE2F3C" w:rsidR="0011594C" w:rsidRPr="00A10F37" w:rsidRDefault="00923304" w:rsidP="00BA74C4">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Board may from time to time and at any time create, establish or endorse one or more </w:t>
      </w:r>
      <w:r w:rsidR="00A9686D" w:rsidRPr="00A10F37">
        <w:rPr>
          <w:rFonts w:ascii="Times New Roman" w:hAnsi="Times New Roman" w:cs="Times New Roman"/>
        </w:rPr>
        <w:t>Multisig</w:t>
      </w:r>
      <w:r w:rsidRPr="00A10F37">
        <w:rPr>
          <w:rFonts w:ascii="Times New Roman" w:hAnsi="Times New Roman" w:cs="Times New Roman"/>
        </w:rPr>
        <w:t xml:space="preserve">s devoted </w:t>
      </w:r>
      <w:r w:rsidR="00685BFC" w:rsidRPr="00A10F37">
        <w:rPr>
          <w:rFonts w:ascii="Times New Roman" w:hAnsi="Times New Roman" w:cs="Times New Roman"/>
        </w:rPr>
        <w:t xml:space="preserve">solely </w:t>
      </w:r>
      <w:r w:rsidR="00685BFC" w:rsidRPr="00A10F37">
        <w:rPr>
          <w:rFonts w:ascii="Times New Roman" w:hAnsi="Times New Roman" w:cs="Times New Roman"/>
          <w:noProof/>
        </w:rPr>
        <w:t>to the ownership, holding and management of Blockchain Tokens</w:t>
      </w:r>
      <w:r w:rsidR="008E1C4D" w:rsidRPr="00A10F37">
        <w:rPr>
          <w:rFonts w:ascii="Times New Roman" w:hAnsi="Times New Roman" w:cs="Times New Roman"/>
          <w:noProof/>
        </w:rPr>
        <w:t xml:space="preserve"> and other investment assets</w:t>
      </w:r>
      <w:r w:rsidR="00685BFC" w:rsidRPr="00A10F37">
        <w:rPr>
          <w:rFonts w:ascii="Times New Roman" w:hAnsi="Times New Roman" w:cs="Times New Roman"/>
          <w:noProof/>
        </w:rPr>
        <w:t xml:space="preserve"> received by the BORG from Alliance Partners pursuant to the Lido Alliance Program for purposes of the long-term incentive alignment of the Community and such Partners</w:t>
      </w:r>
      <w:r w:rsidR="00414507" w:rsidRPr="00A10F37">
        <w:rPr>
          <w:rFonts w:ascii="Times New Roman" w:hAnsi="Times New Roman" w:cs="Times New Roman"/>
          <w:noProof/>
        </w:rPr>
        <w:t xml:space="preserve"> (such </w:t>
      </w:r>
      <w:r w:rsidR="00787C6D" w:rsidRPr="00A10F37">
        <w:rPr>
          <w:rFonts w:ascii="Times New Roman" w:hAnsi="Times New Roman" w:cs="Times New Roman"/>
          <w:noProof/>
        </w:rPr>
        <w:t>Multisigs, the “</w:t>
      </w:r>
      <w:r w:rsidR="00787C6D" w:rsidRPr="00A10F37">
        <w:rPr>
          <w:rFonts w:ascii="Times New Roman" w:hAnsi="Times New Roman" w:cs="Times New Roman"/>
          <w:b/>
          <w:bCs/>
          <w:i/>
          <w:iCs/>
          <w:noProof/>
        </w:rPr>
        <w:t>Alliance Multisigs</w:t>
      </w:r>
      <w:r w:rsidR="00787C6D" w:rsidRPr="00A10F37">
        <w:rPr>
          <w:rFonts w:ascii="Times New Roman" w:hAnsi="Times New Roman" w:cs="Times New Roman"/>
          <w:noProof/>
        </w:rPr>
        <w:t xml:space="preserve">” and such </w:t>
      </w:r>
      <w:r w:rsidR="00414507" w:rsidRPr="00A10F37">
        <w:rPr>
          <w:rFonts w:ascii="Times New Roman" w:hAnsi="Times New Roman" w:cs="Times New Roman"/>
          <w:noProof/>
        </w:rPr>
        <w:t>Blockchain Tokens and other assets, the “</w:t>
      </w:r>
      <w:r w:rsidR="00414507" w:rsidRPr="00A10F37">
        <w:rPr>
          <w:rFonts w:ascii="Times New Roman" w:hAnsi="Times New Roman" w:cs="Times New Roman"/>
          <w:b/>
          <w:bCs/>
          <w:i/>
          <w:iCs/>
          <w:noProof/>
        </w:rPr>
        <w:t>Alliance Assets</w:t>
      </w:r>
      <w:r w:rsidR="00414507" w:rsidRPr="00A10F37">
        <w:rPr>
          <w:rFonts w:ascii="Times New Roman" w:hAnsi="Times New Roman" w:cs="Times New Roman"/>
          <w:noProof/>
        </w:rPr>
        <w:t>”)</w:t>
      </w:r>
      <w:r w:rsidR="00E45409" w:rsidRPr="00A10F37">
        <w:rPr>
          <w:rFonts w:ascii="Times New Roman" w:hAnsi="Times New Roman" w:cs="Times New Roman"/>
          <w:noProof/>
        </w:rPr>
        <w:t>.</w:t>
      </w:r>
      <w:r w:rsidR="00FD0246" w:rsidRPr="00A10F37">
        <w:rPr>
          <w:rFonts w:ascii="Times New Roman" w:hAnsi="Times New Roman" w:cs="Times New Roman"/>
          <w:noProof/>
        </w:rPr>
        <w:t xml:space="preserve"> </w:t>
      </w:r>
      <w:ins w:id="28" w:author="Gabriel Shapiro" w:date="2024-08-16T06:31:00Z" w16du:dateUtc="2024-08-16T11:31:00Z">
        <w:r w:rsidR="00652A9E">
          <w:rPr>
            <w:rFonts w:ascii="Times New Roman" w:hAnsi="Times New Roman" w:cs="Times New Roman"/>
            <w:noProof/>
          </w:rPr>
          <w:t xml:space="preserve">Each Alliance Multisig shall have a minimum of seven members (including the Directors) and require the approval of at least four Alliance Multisig Members for any transaction of the Alliance Multisig. </w:t>
        </w:r>
      </w:ins>
    </w:p>
    <w:p w14:paraId="7922722F" w14:textId="13B1F5BB" w:rsidR="0011594C" w:rsidRPr="00A10F37" w:rsidRDefault="0011594C" w:rsidP="00BA74C4">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noProof/>
        </w:rPr>
        <w:t xml:space="preserve">In no event shall any Alliance Multisig Member permit the acceptance of any person, group, entity, or community as a Lido Ally without the prior fully informed approval by the Board and Community Module Approval thereof. </w:t>
      </w:r>
    </w:p>
    <w:p w14:paraId="120070E5" w14:textId="44DF5A1A" w:rsidR="00BA74C4" w:rsidRPr="00A10F37" w:rsidRDefault="001C7948" w:rsidP="00BA74C4">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noProof/>
        </w:rPr>
        <w:t xml:space="preserve">In no event shall </w:t>
      </w:r>
      <w:r w:rsidR="00414507" w:rsidRPr="00A10F37">
        <w:rPr>
          <w:rFonts w:ascii="Times New Roman" w:hAnsi="Times New Roman" w:cs="Times New Roman"/>
          <w:noProof/>
        </w:rPr>
        <w:t xml:space="preserve">any Alliance Multisig Member permit the Disposition of any </w:t>
      </w:r>
      <w:r w:rsidR="00366B5D" w:rsidRPr="00A10F37">
        <w:rPr>
          <w:rFonts w:ascii="Times New Roman" w:hAnsi="Times New Roman" w:cs="Times New Roman"/>
          <w:noProof/>
        </w:rPr>
        <w:t>Alliance Assets without</w:t>
      </w:r>
      <w:r w:rsidR="003C6186" w:rsidRPr="00A10F37">
        <w:rPr>
          <w:rFonts w:ascii="Times New Roman" w:hAnsi="Times New Roman" w:cs="Times New Roman"/>
          <w:noProof/>
        </w:rPr>
        <w:t xml:space="preserve"> the</w:t>
      </w:r>
      <w:r w:rsidR="00366B5D" w:rsidRPr="00A10F37">
        <w:rPr>
          <w:rFonts w:ascii="Times New Roman" w:hAnsi="Times New Roman" w:cs="Times New Roman"/>
          <w:noProof/>
        </w:rPr>
        <w:t xml:space="preserve"> prior </w:t>
      </w:r>
      <w:r w:rsidR="003C6186" w:rsidRPr="00A10F37">
        <w:rPr>
          <w:rFonts w:ascii="Times New Roman" w:hAnsi="Times New Roman" w:cs="Times New Roman"/>
          <w:noProof/>
        </w:rPr>
        <w:t>fully informed</w:t>
      </w:r>
      <w:r w:rsidR="00E41DEC" w:rsidRPr="00A10F37">
        <w:rPr>
          <w:rFonts w:ascii="Times New Roman" w:hAnsi="Times New Roman" w:cs="Times New Roman"/>
          <w:noProof/>
        </w:rPr>
        <w:t xml:space="preserve"> approval by the Board and</w:t>
      </w:r>
      <w:r w:rsidR="003C6186" w:rsidRPr="00A10F37">
        <w:rPr>
          <w:rFonts w:ascii="Times New Roman" w:hAnsi="Times New Roman" w:cs="Times New Roman"/>
          <w:noProof/>
        </w:rPr>
        <w:t xml:space="preserve"> </w:t>
      </w:r>
      <w:r w:rsidR="00366B5D" w:rsidRPr="00A10F37">
        <w:rPr>
          <w:rFonts w:ascii="Times New Roman" w:hAnsi="Times New Roman" w:cs="Times New Roman"/>
          <w:noProof/>
        </w:rPr>
        <w:t>Community Module Approval</w:t>
      </w:r>
      <w:r w:rsidR="00445DBF" w:rsidRPr="00A10F37">
        <w:rPr>
          <w:rFonts w:ascii="Times New Roman" w:hAnsi="Times New Roman" w:cs="Times New Roman"/>
          <w:noProof/>
        </w:rPr>
        <w:t xml:space="preserve"> of such Disposition. </w:t>
      </w:r>
      <w:r w:rsidR="00C41DB5" w:rsidRPr="00A10F37">
        <w:rPr>
          <w:rFonts w:ascii="Times New Roman" w:hAnsi="Times New Roman" w:cs="Times New Roman"/>
        </w:rPr>
        <w:t>“</w:t>
      </w:r>
      <w:r w:rsidR="00C41DB5" w:rsidRPr="00A10F37">
        <w:rPr>
          <w:rFonts w:ascii="Times New Roman" w:hAnsi="Times New Roman" w:cs="Times New Roman"/>
          <w:b/>
          <w:bCs/>
          <w:i/>
          <w:iCs/>
        </w:rPr>
        <w:t>Disposition</w:t>
      </w:r>
      <w:r w:rsidR="00C41DB5" w:rsidRPr="00A10F37">
        <w:rPr>
          <w:rFonts w:ascii="Times New Roman" w:hAnsi="Times New Roman" w:cs="Times New Roman"/>
        </w:rPr>
        <w:t xml:space="preserve">” of an Alliance </w:t>
      </w:r>
      <w:r w:rsidR="00BC570D" w:rsidRPr="00A10F37">
        <w:rPr>
          <w:rFonts w:ascii="Times New Roman" w:hAnsi="Times New Roman" w:cs="Times New Roman"/>
        </w:rPr>
        <w:t>A</w:t>
      </w:r>
      <w:r w:rsidR="00C41DB5" w:rsidRPr="00A10F37">
        <w:rPr>
          <w:rFonts w:ascii="Times New Roman" w:hAnsi="Times New Roman" w:cs="Times New Roman"/>
        </w:rPr>
        <w:t>sset means</w:t>
      </w:r>
      <w:r w:rsidR="00BA74C4" w:rsidRPr="00A10F37">
        <w:rPr>
          <w:rFonts w:ascii="Times New Roman" w:hAnsi="Times New Roman" w:cs="Times New Roman"/>
        </w:rPr>
        <w:t>:</w:t>
      </w:r>
    </w:p>
    <w:p w14:paraId="4B6BA42C" w14:textId="0BADEC85" w:rsidR="00BA74C4" w:rsidRPr="00A10F37" w:rsidRDefault="00BA74C4" w:rsidP="00A4629E">
      <w:pPr>
        <w:pStyle w:val="ListParagraph"/>
        <w:numPr>
          <w:ilvl w:val="4"/>
          <w:numId w:val="2"/>
        </w:numPr>
        <w:tabs>
          <w:tab w:val="left" w:pos="1440"/>
          <w:tab w:val="left" w:pos="1800"/>
        </w:tabs>
        <w:spacing w:before="120" w:after="120" w:line="240" w:lineRule="auto"/>
        <w:ind w:left="2340" w:hanging="396"/>
        <w:contextualSpacing w:val="0"/>
        <w:jc w:val="both"/>
        <w:rPr>
          <w:rFonts w:ascii="Times New Roman" w:hAnsi="Times New Roman" w:cs="Times New Roman"/>
        </w:rPr>
      </w:pPr>
      <w:r w:rsidRPr="00A10F37">
        <w:rPr>
          <w:rFonts w:ascii="Times New Roman" w:hAnsi="Times New Roman" w:cs="Times New Roman"/>
        </w:rPr>
        <w:t xml:space="preserve">the direct or indirect sale, assignment, pledge, charge, </w:t>
      </w:r>
      <w:r w:rsidR="00096150" w:rsidRPr="00A10F37">
        <w:rPr>
          <w:rFonts w:ascii="Times New Roman" w:hAnsi="Times New Roman" w:cs="Times New Roman"/>
        </w:rPr>
        <w:t xml:space="preserve">lien, </w:t>
      </w:r>
      <w:r w:rsidRPr="00A10F37">
        <w:rPr>
          <w:rFonts w:ascii="Times New Roman" w:hAnsi="Times New Roman" w:cs="Times New Roman"/>
        </w:rPr>
        <w:t xml:space="preserve">lending, </w:t>
      </w:r>
      <w:r w:rsidR="00096150" w:rsidRPr="00A10F37">
        <w:rPr>
          <w:rFonts w:ascii="Times New Roman" w:hAnsi="Times New Roman" w:cs="Times New Roman"/>
        </w:rPr>
        <w:t xml:space="preserve">license, </w:t>
      </w:r>
      <w:r w:rsidRPr="00A10F37">
        <w:rPr>
          <w:rFonts w:ascii="Times New Roman" w:hAnsi="Times New Roman" w:cs="Times New Roman"/>
        </w:rPr>
        <w:t xml:space="preserve">hypothecation, </w:t>
      </w:r>
      <w:r w:rsidR="00096150" w:rsidRPr="00A10F37">
        <w:rPr>
          <w:rFonts w:ascii="Times New Roman" w:hAnsi="Times New Roman" w:cs="Times New Roman"/>
        </w:rPr>
        <w:t xml:space="preserve">encumbrance of, </w:t>
      </w:r>
      <w:r w:rsidRPr="00A10F37">
        <w:rPr>
          <w:rFonts w:ascii="Times New Roman" w:hAnsi="Times New Roman" w:cs="Times New Roman"/>
        </w:rPr>
        <w:t>creation of a swap or other derivative with respect to, or disposition of, such</w:t>
      </w:r>
      <w:r w:rsidR="00096150" w:rsidRPr="00A10F37">
        <w:rPr>
          <w:rFonts w:ascii="Times New Roman" w:hAnsi="Times New Roman" w:cs="Times New Roman"/>
        </w:rPr>
        <w:t xml:space="preserve"> Alliance Asset</w:t>
      </w:r>
      <w:r w:rsidRPr="00A10F37">
        <w:rPr>
          <w:rFonts w:ascii="Times New Roman" w:hAnsi="Times New Roman" w:cs="Times New Roman"/>
        </w:rPr>
        <w:t xml:space="preserve"> or any interest, right, power, claim, obligation or liability relating to such</w:t>
      </w:r>
      <w:r w:rsidR="00096150" w:rsidRPr="00A10F37">
        <w:rPr>
          <w:rFonts w:ascii="Times New Roman" w:hAnsi="Times New Roman" w:cs="Times New Roman"/>
        </w:rPr>
        <w:t xml:space="preserve"> Alliance Asset</w:t>
      </w:r>
      <w:r w:rsidRPr="00A10F37">
        <w:rPr>
          <w:rFonts w:ascii="Times New Roman" w:hAnsi="Times New Roman" w:cs="Times New Roman"/>
        </w:rPr>
        <w:t xml:space="preserve">; </w:t>
      </w:r>
    </w:p>
    <w:p w14:paraId="39A5AFE0" w14:textId="6BCDC6F9" w:rsidR="00531ECF" w:rsidRPr="00A10F37" w:rsidRDefault="00531ECF" w:rsidP="00A4629E">
      <w:pPr>
        <w:pStyle w:val="ListParagraph"/>
        <w:numPr>
          <w:ilvl w:val="4"/>
          <w:numId w:val="2"/>
        </w:numPr>
        <w:tabs>
          <w:tab w:val="left" w:pos="1440"/>
          <w:tab w:val="left" w:pos="1800"/>
        </w:tabs>
        <w:spacing w:before="120" w:after="120" w:line="240" w:lineRule="auto"/>
        <w:ind w:left="2340" w:hanging="396"/>
        <w:contextualSpacing w:val="0"/>
        <w:jc w:val="both"/>
        <w:rPr>
          <w:rFonts w:ascii="Times New Roman" w:hAnsi="Times New Roman" w:cs="Times New Roman"/>
        </w:rPr>
      </w:pPr>
      <w:r w:rsidRPr="00A10F37">
        <w:rPr>
          <w:rFonts w:ascii="Times New Roman" w:hAnsi="Times New Roman" w:cs="Times New Roman"/>
        </w:rPr>
        <w:t>entering into any short position, any “put equivalent position,” “call equivalent position”, option or contract to sell or purchase, forward contract (whether deliverable or non-deliverable, prepaid or postpaid, variable or fixed), cash-for-difference contract, or swap or other arrangement that directly or indirectly transfers to another, in whole or in part, any of the economic or other consequences of ownership or use of such Alliance Asset or any interest, right, claim, obligation or liability relating to such Alliance Asset, in each case, whether any such transaction is to be settled by delivery of such Alliance Asset, other assets, in cash, or otherwise</w:t>
      </w:r>
      <w:r w:rsidR="000E4A1D" w:rsidRPr="00A10F37">
        <w:rPr>
          <w:rFonts w:ascii="Times New Roman" w:hAnsi="Times New Roman" w:cs="Times New Roman"/>
        </w:rPr>
        <w:t>;</w:t>
      </w:r>
    </w:p>
    <w:p w14:paraId="2E167DB8" w14:textId="3EC87324" w:rsidR="00BA74C4" w:rsidRPr="00A10F37" w:rsidRDefault="00BA74C4" w:rsidP="00A4629E">
      <w:pPr>
        <w:pStyle w:val="ListParagraph"/>
        <w:numPr>
          <w:ilvl w:val="4"/>
          <w:numId w:val="2"/>
        </w:numPr>
        <w:tabs>
          <w:tab w:val="left" w:pos="1440"/>
          <w:tab w:val="left" w:pos="1800"/>
        </w:tabs>
        <w:spacing w:before="120" w:after="120" w:line="240" w:lineRule="auto"/>
        <w:ind w:left="2340" w:hanging="396"/>
        <w:contextualSpacing w:val="0"/>
        <w:jc w:val="both"/>
        <w:rPr>
          <w:rFonts w:ascii="Times New Roman" w:hAnsi="Times New Roman" w:cs="Times New Roman"/>
        </w:rPr>
      </w:pPr>
      <w:r w:rsidRPr="00A10F37">
        <w:rPr>
          <w:rFonts w:ascii="Times New Roman" w:hAnsi="Times New Roman" w:cs="Times New Roman"/>
        </w:rPr>
        <w:t xml:space="preserve">staking or depositing such </w:t>
      </w:r>
      <w:r w:rsidR="00F15F98" w:rsidRPr="00A10F37">
        <w:rPr>
          <w:rFonts w:ascii="Times New Roman" w:hAnsi="Times New Roman" w:cs="Times New Roman"/>
        </w:rPr>
        <w:t>Alliance Asset</w:t>
      </w:r>
      <w:r w:rsidRPr="00A10F37">
        <w:rPr>
          <w:rFonts w:ascii="Times New Roman" w:hAnsi="Times New Roman" w:cs="Times New Roman"/>
        </w:rPr>
        <w:t xml:space="preserve"> in or otherwise placing such </w:t>
      </w:r>
      <w:r w:rsidR="00F15F98" w:rsidRPr="00A10F37">
        <w:rPr>
          <w:rFonts w:ascii="Times New Roman" w:hAnsi="Times New Roman" w:cs="Times New Roman"/>
        </w:rPr>
        <w:t>Alliance Asset</w:t>
      </w:r>
      <w:r w:rsidRPr="00A10F37">
        <w:rPr>
          <w:rFonts w:ascii="Times New Roman" w:hAnsi="Times New Roman" w:cs="Times New Roman"/>
        </w:rPr>
        <w:t xml:space="preserve"> under the control, custody or escrow of a</w:t>
      </w:r>
      <w:r w:rsidR="00F15F98" w:rsidRPr="00A10F37">
        <w:rPr>
          <w:rFonts w:ascii="Times New Roman" w:hAnsi="Times New Roman" w:cs="Times New Roman"/>
        </w:rPr>
        <w:t xml:space="preserve"> </w:t>
      </w:r>
      <w:r w:rsidR="00205D4D" w:rsidRPr="00A10F37">
        <w:rPr>
          <w:rFonts w:ascii="Times New Roman" w:hAnsi="Times New Roman" w:cs="Times New Roman"/>
        </w:rPr>
        <w:t xml:space="preserve">Blockchain-based system </w:t>
      </w:r>
      <w:r w:rsidRPr="00A10F37">
        <w:rPr>
          <w:rFonts w:ascii="Times New Roman" w:hAnsi="Times New Roman" w:cs="Times New Roman"/>
        </w:rPr>
        <w:t>as a result of which such</w:t>
      </w:r>
      <w:r w:rsidR="00205D4D" w:rsidRPr="00A10F37">
        <w:rPr>
          <w:rFonts w:ascii="Times New Roman" w:hAnsi="Times New Roman" w:cs="Times New Roman"/>
        </w:rPr>
        <w:t xml:space="preserve"> Alliance Asset</w:t>
      </w:r>
      <w:r w:rsidRPr="00A10F37">
        <w:rPr>
          <w:rFonts w:ascii="Times New Roman" w:hAnsi="Times New Roman" w:cs="Times New Roman"/>
        </w:rPr>
        <w:t xml:space="preserve"> will be made available, even temporarily, for any transaction contemplated by the preceding clause ‘(</w:t>
      </w:r>
      <w:r w:rsidR="0084330C" w:rsidRPr="00A10F37">
        <w:rPr>
          <w:rFonts w:ascii="Times New Roman" w:hAnsi="Times New Roman" w:cs="Times New Roman"/>
        </w:rPr>
        <w:t>a</w:t>
      </w:r>
      <w:r w:rsidRPr="00A10F37">
        <w:rPr>
          <w:rFonts w:ascii="Times New Roman" w:hAnsi="Times New Roman" w:cs="Times New Roman"/>
        </w:rPr>
        <w:t xml:space="preserve">)’ </w:t>
      </w:r>
      <w:r w:rsidR="009952FD" w:rsidRPr="00A10F37">
        <w:rPr>
          <w:rFonts w:ascii="Times New Roman" w:hAnsi="Times New Roman" w:cs="Times New Roman"/>
        </w:rPr>
        <w:t xml:space="preserve">or clause ‘(b)’ </w:t>
      </w:r>
      <w:r w:rsidRPr="00A10F37">
        <w:rPr>
          <w:rFonts w:ascii="Times New Roman" w:hAnsi="Times New Roman" w:cs="Times New Roman"/>
        </w:rPr>
        <w:t>or any decentralized finance transaction</w:t>
      </w:r>
      <w:r w:rsidR="00957740" w:rsidRPr="00A10F37">
        <w:rPr>
          <w:rFonts w:ascii="Times New Roman" w:hAnsi="Times New Roman" w:cs="Times New Roman"/>
        </w:rPr>
        <w:t xml:space="preserve"> that is functionally similar to such a transaction</w:t>
      </w:r>
      <w:r w:rsidRPr="00A10F37">
        <w:rPr>
          <w:rFonts w:ascii="Times New Roman" w:hAnsi="Times New Roman" w:cs="Times New Roman"/>
        </w:rPr>
        <w:t>, including transactions commonly referred to in the decentralized finance industry as “staking”, “liquidity mining”, “liquidity providing” (aka “LP’ing”), “farming” or “market making</w:t>
      </w:r>
      <w:r w:rsidR="009C4443" w:rsidRPr="00A10F37">
        <w:rPr>
          <w:rFonts w:ascii="Times New Roman" w:hAnsi="Times New Roman" w:cs="Times New Roman"/>
        </w:rPr>
        <w:t>,</w:t>
      </w:r>
      <w:r w:rsidRPr="00A10F37">
        <w:rPr>
          <w:rFonts w:ascii="Times New Roman" w:hAnsi="Times New Roman" w:cs="Times New Roman"/>
        </w:rPr>
        <w:t>”</w:t>
      </w:r>
      <w:r w:rsidR="009C4443" w:rsidRPr="00A10F37">
        <w:rPr>
          <w:rFonts w:ascii="Times New Roman" w:hAnsi="Times New Roman" w:cs="Times New Roman"/>
        </w:rPr>
        <w:t xml:space="preserve"> in each case, other than as agreed with the relevant Alliance Partner from whom such Alliance Asset was received by the BORG and approved by Community Module </w:t>
      </w:r>
      <w:r w:rsidR="00B7111F" w:rsidRPr="00A10F37">
        <w:rPr>
          <w:rFonts w:ascii="Times New Roman" w:hAnsi="Times New Roman" w:cs="Times New Roman"/>
        </w:rPr>
        <w:t xml:space="preserve">Approval </w:t>
      </w:r>
      <w:r w:rsidR="009C4443" w:rsidRPr="00A10F37">
        <w:rPr>
          <w:rFonts w:ascii="Times New Roman" w:hAnsi="Times New Roman" w:cs="Times New Roman"/>
        </w:rPr>
        <w:t>as part of approving</w:t>
      </w:r>
      <w:r w:rsidR="009F7D75" w:rsidRPr="00A10F37">
        <w:rPr>
          <w:rFonts w:ascii="Times New Roman" w:hAnsi="Times New Roman" w:cs="Times New Roman"/>
        </w:rPr>
        <w:t xml:space="preserve"> the BORG’s proposed transactions with the</w:t>
      </w:r>
      <w:r w:rsidR="009C4443" w:rsidRPr="00A10F37">
        <w:rPr>
          <w:rFonts w:ascii="Times New Roman" w:hAnsi="Times New Roman" w:cs="Times New Roman"/>
        </w:rPr>
        <w:t xml:space="preserve"> Alliance Partner</w:t>
      </w:r>
      <w:r w:rsidRPr="00A10F37">
        <w:rPr>
          <w:rFonts w:ascii="Times New Roman" w:hAnsi="Times New Roman" w:cs="Times New Roman"/>
        </w:rPr>
        <w:t>; or</w:t>
      </w:r>
    </w:p>
    <w:p w14:paraId="708CA7BF" w14:textId="0B5F8BC7" w:rsidR="00BA74C4" w:rsidRPr="00A10F37" w:rsidRDefault="00BA74C4" w:rsidP="00C101BA">
      <w:pPr>
        <w:pStyle w:val="ListParagraph"/>
        <w:numPr>
          <w:ilvl w:val="4"/>
          <w:numId w:val="2"/>
        </w:numPr>
        <w:tabs>
          <w:tab w:val="left" w:pos="1440"/>
          <w:tab w:val="left" w:pos="1800"/>
        </w:tabs>
        <w:spacing w:before="120" w:after="120" w:line="240" w:lineRule="auto"/>
        <w:ind w:left="2340" w:hanging="396"/>
        <w:contextualSpacing w:val="0"/>
        <w:jc w:val="both"/>
        <w:rPr>
          <w:rFonts w:ascii="Times New Roman" w:hAnsi="Times New Roman" w:cs="Times New Roman"/>
        </w:rPr>
      </w:pPr>
      <w:r w:rsidRPr="00A10F37">
        <w:rPr>
          <w:rFonts w:ascii="Times New Roman" w:hAnsi="Times New Roman" w:cs="Times New Roman"/>
        </w:rPr>
        <w:lastRenderedPageBreak/>
        <w:t xml:space="preserve">entering into or </w:t>
      </w:r>
      <w:r w:rsidR="0066258D" w:rsidRPr="00A10F37">
        <w:rPr>
          <w:rFonts w:ascii="Times New Roman" w:hAnsi="Times New Roman" w:cs="Times New Roman"/>
        </w:rPr>
        <w:t xml:space="preserve">consenting </w:t>
      </w:r>
      <w:r w:rsidRPr="00A10F37">
        <w:rPr>
          <w:rFonts w:ascii="Times New Roman" w:hAnsi="Times New Roman" w:cs="Times New Roman"/>
        </w:rPr>
        <w:t xml:space="preserve">to a contract, agreement or understanding, written or oral, </w:t>
      </w:r>
      <w:r w:rsidR="0066258D" w:rsidRPr="00A10F37">
        <w:rPr>
          <w:rFonts w:ascii="Times New Roman" w:hAnsi="Times New Roman" w:cs="Times New Roman"/>
        </w:rPr>
        <w:t>providing for</w:t>
      </w:r>
      <w:r w:rsidRPr="00A10F37">
        <w:rPr>
          <w:rFonts w:ascii="Times New Roman" w:hAnsi="Times New Roman" w:cs="Times New Roman"/>
        </w:rPr>
        <w:t xml:space="preserve"> any of the </w:t>
      </w:r>
      <w:r w:rsidR="0066258D" w:rsidRPr="00A10F37">
        <w:rPr>
          <w:rFonts w:ascii="Times New Roman" w:hAnsi="Times New Roman" w:cs="Times New Roman"/>
        </w:rPr>
        <w:t>Dispositions</w:t>
      </w:r>
      <w:r w:rsidRPr="00A10F37">
        <w:rPr>
          <w:rFonts w:ascii="Times New Roman" w:hAnsi="Times New Roman" w:cs="Times New Roman"/>
        </w:rPr>
        <w:t xml:space="preserve"> referred to in the preceding clause ‘(</w:t>
      </w:r>
      <w:r w:rsidR="0066258D" w:rsidRPr="00A10F37">
        <w:rPr>
          <w:rFonts w:ascii="Times New Roman" w:hAnsi="Times New Roman" w:cs="Times New Roman"/>
        </w:rPr>
        <w:t>a</w:t>
      </w:r>
      <w:r w:rsidRPr="00A10F37">
        <w:rPr>
          <w:rFonts w:ascii="Times New Roman" w:hAnsi="Times New Roman" w:cs="Times New Roman"/>
        </w:rPr>
        <w:t>)’,</w:t>
      </w:r>
      <w:r w:rsidR="00125412" w:rsidRPr="00A10F37">
        <w:rPr>
          <w:rFonts w:ascii="Times New Roman" w:hAnsi="Times New Roman" w:cs="Times New Roman"/>
        </w:rPr>
        <w:t xml:space="preserve"> clause ‘(b)’</w:t>
      </w:r>
      <w:r w:rsidRPr="00A10F37">
        <w:rPr>
          <w:rFonts w:ascii="Times New Roman" w:hAnsi="Times New Roman" w:cs="Times New Roman"/>
        </w:rPr>
        <w:t xml:space="preserve"> or clause ‘(</w:t>
      </w:r>
      <w:r w:rsidR="00125412" w:rsidRPr="00A10F37">
        <w:rPr>
          <w:rFonts w:ascii="Times New Roman" w:hAnsi="Times New Roman" w:cs="Times New Roman"/>
        </w:rPr>
        <w:t>c</w:t>
      </w:r>
      <w:r w:rsidRPr="00A10F37">
        <w:rPr>
          <w:rFonts w:ascii="Times New Roman" w:hAnsi="Times New Roman" w:cs="Times New Roman"/>
        </w:rPr>
        <w:t xml:space="preserve">)’. </w:t>
      </w:r>
    </w:p>
    <w:p w14:paraId="6CD95CC7" w14:textId="1C1380A7" w:rsidR="00BF789B" w:rsidRPr="00A10F37" w:rsidRDefault="0033788B"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Each</w:t>
      </w:r>
      <w:r w:rsidR="00923304" w:rsidRPr="00A10F37">
        <w:rPr>
          <w:rFonts w:ascii="Times New Roman" w:hAnsi="Times New Roman" w:cs="Times New Roman"/>
        </w:rPr>
        <w:t xml:space="preserve"> </w:t>
      </w:r>
      <w:r w:rsidR="00163DFF" w:rsidRPr="00A10F37">
        <w:rPr>
          <w:rFonts w:ascii="Times New Roman" w:hAnsi="Times New Roman" w:cs="Times New Roman"/>
          <w:noProof/>
        </w:rPr>
        <w:t>Alliance</w:t>
      </w:r>
      <w:r w:rsidR="00923304" w:rsidRPr="00A10F37">
        <w:rPr>
          <w:rFonts w:ascii="Times New Roman" w:hAnsi="Times New Roman" w:cs="Times New Roman"/>
        </w:rPr>
        <w:t xml:space="preserve"> </w:t>
      </w:r>
      <w:r w:rsidR="00A9686D" w:rsidRPr="00A10F37">
        <w:rPr>
          <w:rFonts w:ascii="Times New Roman" w:hAnsi="Times New Roman" w:cs="Times New Roman"/>
        </w:rPr>
        <w:t>Multisig</w:t>
      </w:r>
      <w:r w:rsidR="00923304" w:rsidRPr="00A10F37">
        <w:rPr>
          <w:rFonts w:ascii="Times New Roman" w:hAnsi="Times New Roman" w:cs="Times New Roman"/>
        </w:rPr>
        <w:t xml:space="preserve"> shall also be deemed a Mandatory Autonomous System with respect to the </w:t>
      </w:r>
      <w:r w:rsidRPr="00A10F37">
        <w:rPr>
          <w:rFonts w:ascii="Times New Roman" w:hAnsi="Times New Roman" w:cs="Times New Roman"/>
        </w:rPr>
        <w:t>handling of Alliance Assets</w:t>
      </w:r>
      <w:r w:rsidR="00923304" w:rsidRPr="00A10F37">
        <w:rPr>
          <w:rFonts w:ascii="Times New Roman" w:hAnsi="Times New Roman" w:cs="Times New Roman"/>
        </w:rPr>
        <w:t xml:space="preserve">. </w:t>
      </w:r>
    </w:p>
    <w:p w14:paraId="5A961F63" w14:textId="75D961C2" w:rsidR="00F16B8E"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powers, rights, assets, incentives, or obligations granted to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by Community Module Approval may include the power to do any or all of the </w:t>
      </w:r>
      <w:r w:rsidR="00BF789B" w:rsidRPr="00A10F37">
        <w:rPr>
          <w:rFonts w:ascii="Times New Roman" w:hAnsi="Times New Roman" w:cs="Times New Roman"/>
        </w:rPr>
        <w:t xml:space="preserve">Authorized Uses, including those set forth on </w:t>
      </w:r>
      <w:r w:rsidR="00BF789B" w:rsidRPr="00A10F37">
        <w:rPr>
          <w:rFonts w:ascii="Times New Roman" w:hAnsi="Times New Roman" w:cs="Times New Roman"/>
          <w:u w:val="single"/>
        </w:rPr>
        <w:t xml:space="preserve">Schedule </w:t>
      </w:r>
      <w:r w:rsidR="00BF789B" w:rsidRPr="00A10F37">
        <w:rPr>
          <w:rFonts w:ascii="Times New Roman" w:hAnsi="Times New Roman" w:cs="Times New Roman"/>
          <w:u w:val="single"/>
        </w:rPr>
        <w:fldChar w:fldCharType="begin"/>
      </w:r>
      <w:r w:rsidR="00BF789B" w:rsidRPr="00A10F37">
        <w:rPr>
          <w:rFonts w:ascii="Times New Roman" w:hAnsi="Times New Roman" w:cs="Times New Roman"/>
          <w:u w:val="single"/>
        </w:rPr>
        <w:instrText xml:space="preserve"> REF _Ref170104057 \w \h </w:instrText>
      </w:r>
      <w:r w:rsidR="00D162BB" w:rsidRPr="00A10F37">
        <w:rPr>
          <w:rFonts w:ascii="Times New Roman" w:hAnsi="Times New Roman" w:cs="Times New Roman"/>
          <w:u w:val="single"/>
        </w:rPr>
        <w:instrText xml:space="preserve"> \* MERGEFORMAT </w:instrText>
      </w:r>
      <w:r w:rsidR="00BF789B" w:rsidRPr="00A10F37">
        <w:rPr>
          <w:rFonts w:ascii="Times New Roman" w:hAnsi="Times New Roman" w:cs="Times New Roman"/>
          <w:u w:val="single"/>
        </w:rPr>
      </w:r>
      <w:r w:rsidR="00BF789B" w:rsidRPr="00A10F37">
        <w:rPr>
          <w:rFonts w:ascii="Times New Roman" w:hAnsi="Times New Roman" w:cs="Times New Roman"/>
          <w:u w:val="single"/>
        </w:rPr>
        <w:fldChar w:fldCharType="separate"/>
      </w:r>
      <w:r w:rsidR="00A01070">
        <w:rPr>
          <w:rFonts w:ascii="Times New Roman" w:hAnsi="Times New Roman" w:cs="Times New Roman"/>
          <w:u w:val="single"/>
        </w:rPr>
        <w:t>3.6.1</w:t>
      </w:r>
      <w:r w:rsidR="00BF789B" w:rsidRPr="00A10F37">
        <w:rPr>
          <w:rFonts w:ascii="Times New Roman" w:hAnsi="Times New Roman" w:cs="Times New Roman"/>
          <w:u w:val="single"/>
        </w:rPr>
        <w:fldChar w:fldCharType="end"/>
      </w:r>
      <w:r w:rsidR="00F16B8E" w:rsidRPr="00A10F37">
        <w:rPr>
          <w:rFonts w:ascii="Times New Roman" w:hAnsi="Times New Roman" w:cs="Times New Roman"/>
        </w:rPr>
        <w:t xml:space="preserve">. </w:t>
      </w:r>
    </w:p>
    <w:p w14:paraId="713C522F" w14:textId="4D083530" w:rsidR="008D6EBC" w:rsidRPr="00A10F37" w:rsidRDefault="00F16B8E"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In no event shall </w:t>
      </w:r>
      <w:r w:rsidR="00923304" w:rsidRPr="00A10F37">
        <w:rPr>
          <w:rFonts w:ascii="Times New Roman" w:hAnsi="Times New Roman" w:cs="Times New Roman"/>
        </w:rPr>
        <w:t xml:space="preserve">the </w:t>
      </w:r>
      <w:r w:rsidR="00163DFF" w:rsidRPr="00A10F37">
        <w:rPr>
          <w:rFonts w:ascii="Times New Roman" w:hAnsi="Times New Roman" w:cs="Times New Roman"/>
          <w:noProof/>
        </w:rPr>
        <w:t>Alliance</w:t>
      </w:r>
      <w:r w:rsidR="00923304" w:rsidRPr="00A10F37">
        <w:rPr>
          <w:rFonts w:ascii="Times New Roman" w:hAnsi="Times New Roman" w:cs="Times New Roman"/>
        </w:rPr>
        <w:t xml:space="preserve"> </w:t>
      </w:r>
      <w:r w:rsidR="00A9686D" w:rsidRPr="00A10F37">
        <w:rPr>
          <w:rFonts w:ascii="Times New Roman" w:hAnsi="Times New Roman" w:cs="Times New Roman"/>
        </w:rPr>
        <w:t>Multisig</w:t>
      </w:r>
      <w:r w:rsidR="00923304" w:rsidRPr="00A10F37">
        <w:rPr>
          <w:rFonts w:ascii="Times New Roman" w:hAnsi="Times New Roman" w:cs="Times New Roman"/>
        </w:rPr>
        <w:t xml:space="preserve"> utilize </w:t>
      </w:r>
      <w:r w:rsidRPr="00A10F37">
        <w:rPr>
          <w:rFonts w:ascii="Times New Roman" w:hAnsi="Times New Roman" w:cs="Times New Roman"/>
        </w:rPr>
        <w:t xml:space="preserve">any of its </w:t>
      </w:r>
      <w:r w:rsidR="00923304" w:rsidRPr="00A10F37">
        <w:rPr>
          <w:rFonts w:ascii="Times New Roman" w:hAnsi="Times New Roman" w:cs="Times New Roman"/>
        </w:rPr>
        <w:t xml:space="preserve">powers </w:t>
      </w:r>
      <w:r w:rsidRPr="00A10F37">
        <w:rPr>
          <w:rFonts w:ascii="Times New Roman" w:hAnsi="Times New Roman" w:cs="Times New Roman"/>
        </w:rPr>
        <w:t xml:space="preserve">other than </w:t>
      </w:r>
      <w:r w:rsidR="00923304" w:rsidRPr="00A10F37">
        <w:rPr>
          <w:rFonts w:ascii="Times New Roman" w:hAnsi="Times New Roman" w:cs="Times New Roman"/>
        </w:rPr>
        <w:t>for the Authorized Purposes, pursued in light of the Principles</w:t>
      </w:r>
      <w:r w:rsidRPr="00A10F37">
        <w:rPr>
          <w:rFonts w:ascii="Times New Roman" w:hAnsi="Times New Roman" w:cs="Times New Roman"/>
        </w:rPr>
        <w:t>.</w:t>
      </w:r>
      <w:r w:rsidR="00923304" w:rsidRPr="00A10F37">
        <w:rPr>
          <w:rFonts w:ascii="Times New Roman" w:hAnsi="Times New Roman" w:cs="Times New Roman"/>
        </w:rPr>
        <w:t xml:space="preserve"> </w:t>
      </w:r>
    </w:p>
    <w:p w14:paraId="31306814" w14:textId="4E920D72" w:rsidR="00C4632D"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bookmarkStart w:id="29" w:name="_Ref170106374"/>
      <w:r w:rsidRPr="00A10F37">
        <w:rPr>
          <w:rFonts w:ascii="Times New Roman" w:hAnsi="Times New Roman" w:cs="Times New Roman"/>
        </w:rPr>
        <w:t xml:space="preserve">In furtherance and not in limitation of </w:t>
      </w:r>
      <w:r w:rsidRPr="00A10F37">
        <w:rPr>
          <w:rFonts w:ascii="Times New Roman" w:hAnsi="Times New Roman" w:cs="Times New Roman"/>
          <w:u w:val="single"/>
        </w:rPr>
        <w:t xml:space="preserve">Article </w:t>
      </w:r>
      <w:r w:rsidR="00912105" w:rsidRPr="00A10F37">
        <w:rPr>
          <w:rFonts w:ascii="Times New Roman" w:hAnsi="Times New Roman" w:cs="Times New Roman"/>
          <w:u w:val="single"/>
        </w:rPr>
        <w:fldChar w:fldCharType="begin"/>
      </w:r>
      <w:r w:rsidR="00912105" w:rsidRPr="00A10F37">
        <w:rPr>
          <w:rFonts w:ascii="Times New Roman" w:hAnsi="Times New Roman" w:cs="Times New Roman"/>
          <w:u w:val="single"/>
        </w:rPr>
        <w:instrText xml:space="preserve"> REF _Ref170104057 \w \h </w:instrText>
      </w:r>
      <w:r w:rsidR="00D162BB" w:rsidRPr="00A10F37">
        <w:rPr>
          <w:rFonts w:ascii="Times New Roman" w:hAnsi="Times New Roman" w:cs="Times New Roman"/>
          <w:u w:val="single"/>
        </w:rPr>
        <w:instrText xml:space="preserve"> \* MERGEFORMAT </w:instrText>
      </w:r>
      <w:r w:rsidR="00912105" w:rsidRPr="00A10F37">
        <w:rPr>
          <w:rFonts w:ascii="Times New Roman" w:hAnsi="Times New Roman" w:cs="Times New Roman"/>
          <w:u w:val="single"/>
        </w:rPr>
      </w:r>
      <w:r w:rsidR="00912105" w:rsidRPr="00A10F37">
        <w:rPr>
          <w:rFonts w:ascii="Times New Roman" w:hAnsi="Times New Roman" w:cs="Times New Roman"/>
          <w:u w:val="single"/>
        </w:rPr>
        <w:fldChar w:fldCharType="separate"/>
      </w:r>
      <w:r w:rsidR="00A01070">
        <w:rPr>
          <w:rFonts w:ascii="Times New Roman" w:hAnsi="Times New Roman" w:cs="Times New Roman"/>
          <w:u w:val="single"/>
        </w:rPr>
        <w:t>3.6.1</w:t>
      </w:r>
      <w:r w:rsidR="00912105" w:rsidRPr="00A10F37">
        <w:rPr>
          <w:rFonts w:ascii="Times New Roman" w:hAnsi="Times New Roman" w:cs="Times New Roman"/>
          <w:u w:val="single"/>
        </w:rPr>
        <w:fldChar w:fldCharType="end"/>
      </w:r>
      <w:r w:rsidRPr="00A10F37">
        <w:rPr>
          <w:rFonts w:ascii="Times New Roman" w:hAnsi="Times New Roman" w:cs="Times New Roman"/>
        </w:rPr>
        <w:t xml:space="preserve">, the BORG hereby adopts as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s the </w:t>
      </w:r>
      <w:r w:rsidR="00A9686D" w:rsidRPr="00A10F37">
        <w:rPr>
          <w:rFonts w:ascii="Times New Roman" w:hAnsi="Times New Roman" w:cs="Times New Roman"/>
        </w:rPr>
        <w:t>Multisig</w:t>
      </w:r>
      <w:r w:rsidRPr="00A10F37">
        <w:rPr>
          <w:rFonts w:ascii="Times New Roman" w:hAnsi="Times New Roman" w:cs="Times New Roman"/>
        </w:rPr>
        <w:t xml:space="preserve">s listed on </w:t>
      </w:r>
      <w:r w:rsidRPr="00A10F37">
        <w:rPr>
          <w:rFonts w:ascii="Times New Roman" w:hAnsi="Times New Roman" w:cs="Times New Roman"/>
          <w:u w:val="single"/>
        </w:rPr>
        <w:t xml:space="preserve">Schedule </w:t>
      </w:r>
      <w:r w:rsidR="00FB2FE6" w:rsidRPr="00A10F37">
        <w:rPr>
          <w:rFonts w:ascii="Times New Roman" w:hAnsi="Times New Roman" w:cs="Times New Roman"/>
          <w:u w:val="single"/>
        </w:rPr>
        <w:fldChar w:fldCharType="begin"/>
      </w:r>
      <w:r w:rsidR="00FB2FE6" w:rsidRPr="00A10F37">
        <w:rPr>
          <w:rFonts w:ascii="Times New Roman" w:hAnsi="Times New Roman" w:cs="Times New Roman"/>
          <w:u w:val="single"/>
        </w:rPr>
        <w:instrText xml:space="preserve"> REF _Ref170106374 \w \h  \* MERGEFORMAT </w:instrText>
      </w:r>
      <w:r w:rsidR="00FB2FE6" w:rsidRPr="00A10F37">
        <w:rPr>
          <w:rFonts w:ascii="Times New Roman" w:hAnsi="Times New Roman" w:cs="Times New Roman"/>
          <w:u w:val="single"/>
        </w:rPr>
      </w:r>
      <w:r w:rsidR="00FB2FE6" w:rsidRPr="00A10F37">
        <w:rPr>
          <w:rFonts w:ascii="Times New Roman" w:hAnsi="Times New Roman" w:cs="Times New Roman"/>
          <w:u w:val="single"/>
        </w:rPr>
        <w:fldChar w:fldCharType="separate"/>
      </w:r>
      <w:r w:rsidR="00A01070">
        <w:rPr>
          <w:rFonts w:ascii="Times New Roman" w:hAnsi="Times New Roman" w:cs="Times New Roman"/>
          <w:u w:val="single"/>
        </w:rPr>
        <w:t>3.6.2</w:t>
      </w:r>
      <w:r w:rsidR="00FB2FE6" w:rsidRPr="00A10F37">
        <w:rPr>
          <w:rFonts w:ascii="Times New Roman" w:hAnsi="Times New Roman" w:cs="Times New Roman"/>
          <w:u w:val="single"/>
        </w:rPr>
        <w:fldChar w:fldCharType="end"/>
      </w:r>
      <w:r w:rsidRPr="00A10F37">
        <w:rPr>
          <w:rFonts w:ascii="Times New Roman" w:hAnsi="Times New Roman" w:cs="Times New Roman"/>
        </w:rPr>
        <w:t xml:space="preserve"> (the “</w:t>
      </w:r>
      <w:r w:rsidR="00163DFF" w:rsidRPr="00A10F37">
        <w:rPr>
          <w:rFonts w:ascii="Times New Roman" w:hAnsi="Times New Roman" w:cs="Times New Roman"/>
          <w:b/>
          <w:bCs/>
          <w:i/>
          <w:iCs/>
          <w:noProof/>
        </w:rPr>
        <w:t>Alliance</w:t>
      </w:r>
      <w:r w:rsidR="007829CA" w:rsidRPr="00A10F37">
        <w:rPr>
          <w:rFonts w:ascii="Times New Roman" w:hAnsi="Times New Roman" w:cs="Times New Roman"/>
          <w:b/>
          <w:bCs/>
          <w:i/>
          <w:iCs/>
        </w:rPr>
        <w:t xml:space="preserve"> </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Schedule</w:t>
      </w:r>
      <w:r w:rsidRPr="00A10F37">
        <w:rPr>
          <w:rFonts w:ascii="Times New Roman" w:hAnsi="Times New Roman" w:cs="Times New Roman"/>
        </w:rPr>
        <w:t>”), each of which is also hereby deemed a Mandatory Autonomous System.</w:t>
      </w:r>
      <w:bookmarkEnd w:id="29"/>
    </w:p>
    <w:p w14:paraId="6436A51F" w14:textId="7DD0B712" w:rsidR="00C4632D"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bookmarkStart w:id="30" w:name="_Ref170082788"/>
      <w:r w:rsidRPr="00A10F37">
        <w:rPr>
          <w:rFonts w:ascii="Times New Roman" w:hAnsi="Times New Roman" w:cs="Times New Roman"/>
        </w:rPr>
        <w:t xml:space="preserve">Each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shall be identified and described in reasonable detail on the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Schedule including by identifying and describing in plain English, in reasonable detail:</w:t>
      </w:r>
      <w:bookmarkEnd w:id="30"/>
      <w:r w:rsidRPr="00A10F37">
        <w:rPr>
          <w:rFonts w:ascii="Times New Roman" w:hAnsi="Times New Roman" w:cs="Times New Roman"/>
        </w:rPr>
        <w:t xml:space="preserve"> </w:t>
      </w:r>
    </w:p>
    <w:p w14:paraId="260CA5B9" w14:textId="2C97C242"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Blockchain System to which the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is deployed;</w:t>
      </w:r>
    </w:p>
    <w:p w14:paraId="7B962CBF" w14:textId="1FE86D3C"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network address of the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on such Blockchain System;</w:t>
      </w:r>
      <w:r w:rsidR="00C4632D" w:rsidRPr="00A10F37">
        <w:rPr>
          <w:rFonts w:ascii="Times New Roman" w:hAnsi="Times New Roman" w:cs="Times New Roman"/>
        </w:rPr>
        <w:tab/>
      </w:r>
    </w:p>
    <w:p w14:paraId="1A2C8914" w14:textId="77777777" w:rsidR="001C7948"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network addresses serving as the public keys corresponding to the Private Keys included in the </w:t>
      </w:r>
      <w:r w:rsidR="00204F3F" w:rsidRPr="00A10F37">
        <w:rPr>
          <w:rFonts w:ascii="Times New Roman" w:hAnsi="Times New Roman" w:cs="Times New Roman"/>
        </w:rPr>
        <w:t>Multisig Private Key Set</w:t>
      </w:r>
      <w:r w:rsidRPr="00A10F37">
        <w:rPr>
          <w:rFonts w:ascii="Times New Roman" w:hAnsi="Times New Roman" w:cs="Times New Roman"/>
        </w:rPr>
        <w:t xml:space="preserve"> for such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(i.e., the network addresses used by the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for purposes of interacting with the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w:t>
      </w:r>
    </w:p>
    <w:p w14:paraId="38BB4CEE" w14:textId="7E369664" w:rsidR="00C4632D" w:rsidRPr="00A10F37" w:rsidRDefault="001C7948"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the names (or public pseudonyms within the Community) of each Alliance Multisig Member and whether each such person is a Director Alliance Multisig Member or a Guardian Alliance Multisig Member;</w:t>
      </w:r>
    </w:p>
    <w:p w14:paraId="37F3D5C7" w14:textId="617A1767"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minimum number of </w:t>
      </w:r>
      <w:r w:rsidR="00204F3F" w:rsidRPr="00A10F37">
        <w:rPr>
          <w:rFonts w:ascii="Times New Roman" w:hAnsi="Times New Roman" w:cs="Times New Roman"/>
        </w:rPr>
        <w:t>Multisig Private Key</w:t>
      </w:r>
      <w:r w:rsidRPr="00A10F37">
        <w:rPr>
          <w:rFonts w:ascii="Times New Roman" w:hAnsi="Times New Roman" w:cs="Times New Roman"/>
        </w:rPr>
        <w:t xml:space="preserve">s required to execute transactions through the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(broken down by transaction type, in the event that different transaction types have different approval thresholds);</w:t>
      </w:r>
    </w:p>
    <w:p w14:paraId="211B41BA" w14:textId="2468C4C5"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any and all abilities, powers, and rights such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has with respect to any Community Autonomous Systems, including a technical and plain-English description of each function of a Community Autonomous System over which such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has privileged, elevated or exclusive access, power or authority and the intended uses thereof;</w:t>
      </w:r>
    </w:p>
    <w:p w14:paraId="2342B206" w14:textId="1C2EE0DF"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any and all abilities, powers, and rights the Community Module or any other </w:t>
      </w:r>
      <w:r w:rsidR="00A9686D" w:rsidRPr="00A10F37">
        <w:rPr>
          <w:rFonts w:ascii="Times New Roman" w:hAnsi="Times New Roman" w:cs="Times New Roman"/>
        </w:rPr>
        <w:t>Multisig</w:t>
      </w:r>
      <w:r w:rsidRPr="00A10F37">
        <w:rPr>
          <w:rFonts w:ascii="Times New Roman" w:hAnsi="Times New Roman" w:cs="Times New Roman"/>
        </w:rPr>
        <w:t xml:space="preserve">, BORG, Blockchain System or Smart Contract has with respect to the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w:t>
      </w:r>
    </w:p>
    <w:p w14:paraId="78289D8D" w14:textId="431D5BA5"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a copy of or persistent link to the source code for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and</w:t>
      </w:r>
    </w:p>
    <w:p w14:paraId="5527AB89" w14:textId="2A1036D2"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for each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with respect to each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at least one public key address corresponding to the Private Key of such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that belongs to the Private Key Set for such </w:t>
      </w:r>
      <w:r w:rsidR="00163DFF" w:rsidRPr="00A10F37">
        <w:rPr>
          <w:rFonts w:ascii="Times New Roman" w:hAnsi="Times New Roman" w:cs="Times New Roman"/>
          <w:noProof/>
        </w:rPr>
        <w:t>Alliance</w:t>
      </w:r>
      <w:r w:rsidR="007829CA"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w:t>
      </w:r>
    </w:p>
    <w:p w14:paraId="547A0126" w14:textId="4049CAC9" w:rsidR="00C4632D" w:rsidRPr="00A10F37" w:rsidRDefault="00923304" w:rsidP="00D162BB">
      <w:pPr>
        <w:pStyle w:val="ListParagraph"/>
        <w:numPr>
          <w:ilvl w:val="2"/>
          <w:numId w:val="2"/>
        </w:numPr>
        <w:spacing w:before="120" w:after="120"/>
        <w:ind w:left="1080" w:hanging="558"/>
        <w:contextualSpacing w:val="0"/>
        <w:jc w:val="both"/>
        <w:rPr>
          <w:rFonts w:ascii="Times New Roman" w:hAnsi="Times New Roman" w:cs="Times New Roman"/>
        </w:rPr>
      </w:pPr>
      <w:bookmarkStart w:id="31" w:name="_Ref170159479"/>
      <w:r w:rsidRPr="00A10F37">
        <w:rPr>
          <w:rFonts w:ascii="Times New Roman" w:hAnsi="Times New Roman" w:cs="Times New Roman"/>
        </w:rPr>
        <w:t xml:space="preserve">Promptly following each creation of or update to </w:t>
      </w:r>
      <w:r w:rsidR="00814F01" w:rsidRPr="00A10F37">
        <w:rPr>
          <w:rFonts w:ascii="Times New Roman" w:hAnsi="Times New Roman" w:cs="Times New Roman"/>
        </w:rPr>
        <w:t>an Alliance</w:t>
      </w:r>
      <w:r w:rsidR="00D80133"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the Board of Directors</w:t>
      </w:r>
      <w:r w:rsidR="00037139" w:rsidRPr="00A10F37">
        <w:rPr>
          <w:rFonts w:ascii="Times New Roman" w:hAnsi="Times New Roman" w:cs="Times New Roman"/>
        </w:rPr>
        <w:t xml:space="preserve"> </w:t>
      </w:r>
      <w:r w:rsidRPr="00A10F37">
        <w:rPr>
          <w:rFonts w:ascii="Times New Roman" w:hAnsi="Times New Roman" w:cs="Times New Roman"/>
        </w:rPr>
        <w:t xml:space="preserve">(or any of the Directors) shall amend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Schedule to include the information specified in </w:t>
      </w:r>
      <w:r w:rsidRPr="00A10F37">
        <w:rPr>
          <w:rFonts w:ascii="Times New Roman" w:hAnsi="Times New Roman" w:cs="Times New Roman"/>
          <w:u w:val="single"/>
        </w:rPr>
        <w:t>Article</w:t>
      </w:r>
      <w:r w:rsidR="00D80133" w:rsidRPr="00A10F37">
        <w:rPr>
          <w:rFonts w:ascii="Times New Roman" w:hAnsi="Times New Roman" w:cs="Times New Roman"/>
          <w:u w:val="single"/>
        </w:rPr>
        <w:t xml:space="preserve"> </w:t>
      </w:r>
      <w:r w:rsidR="006A1332" w:rsidRPr="00A10F37">
        <w:rPr>
          <w:rFonts w:ascii="Times New Roman" w:hAnsi="Times New Roman" w:cs="Times New Roman"/>
          <w:u w:val="single"/>
        </w:rPr>
        <w:fldChar w:fldCharType="begin"/>
      </w:r>
      <w:r w:rsidR="006A1332" w:rsidRPr="00A10F37">
        <w:rPr>
          <w:rFonts w:ascii="Times New Roman" w:hAnsi="Times New Roman" w:cs="Times New Roman"/>
          <w:u w:val="single"/>
        </w:rPr>
        <w:instrText xml:space="preserve"> REF _Ref170082788 \w \h </w:instrText>
      </w:r>
      <w:r w:rsidR="00D162BB" w:rsidRPr="00A10F37">
        <w:rPr>
          <w:rFonts w:ascii="Times New Roman" w:hAnsi="Times New Roman" w:cs="Times New Roman"/>
          <w:u w:val="single"/>
        </w:rPr>
        <w:instrText xml:space="preserve"> \* MERGEFORMAT </w:instrText>
      </w:r>
      <w:r w:rsidR="006A1332" w:rsidRPr="00A10F37">
        <w:rPr>
          <w:rFonts w:ascii="Times New Roman" w:hAnsi="Times New Roman" w:cs="Times New Roman"/>
          <w:u w:val="single"/>
        </w:rPr>
      </w:r>
      <w:r w:rsidR="006A1332" w:rsidRPr="00A10F37">
        <w:rPr>
          <w:rFonts w:ascii="Times New Roman" w:hAnsi="Times New Roman" w:cs="Times New Roman"/>
          <w:u w:val="single"/>
        </w:rPr>
        <w:fldChar w:fldCharType="separate"/>
      </w:r>
      <w:r w:rsidR="00A01070">
        <w:rPr>
          <w:rFonts w:ascii="Times New Roman" w:hAnsi="Times New Roman" w:cs="Times New Roman"/>
          <w:u w:val="single"/>
        </w:rPr>
        <w:t>3.6.3</w:t>
      </w:r>
      <w:r w:rsidR="006A1332" w:rsidRPr="00A10F37">
        <w:rPr>
          <w:rFonts w:ascii="Times New Roman" w:hAnsi="Times New Roman" w:cs="Times New Roman"/>
          <w:u w:val="single"/>
        </w:rPr>
        <w:fldChar w:fldCharType="end"/>
      </w:r>
      <w:r w:rsidRPr="00A10F37">
        <w:rPr>
          <w:rFonts w:ascii="Times New Roman" w:hAnsi="Times New Roman" w:cs="Times New Roman"/>
        </w:rPr>
        <w:t>.</w:t>
      </w:r>
      <w:bookmarkEnd w:id="31"/>
      <w:r w:rsidRPr="00A10F37">
        <w:rPr>
          <w:rFonts w:ascii="Times New Roman" w:hAnsi="Times New Roman" w:cs="Times New Roman"/>
        </w:rPr>
        <w:t xml:space="preserve"> </w:t>
      </w:r>
    </w:p>
    <w:p w14:paraId="26C57677" w14:textId="0EE314E0" w:rsidR="00B8005D" w:rsidRPr="00A10F37" w:rsidRDefault="00B8005D" w:rsidP="00171370">
      <w:pPr>
        <w:pStyle w:val="ListParagraph"/>
        <w:numPr>
          <w:ilvl w:val="1"/>
          <w:numId w:val="2"/>
        </w:numPr>
        <w:spacing w:before="120" w:after="120"/>
        <w:contextualSpacing w:val="0"/>
        <w:jc w:val="both"/>
        <w:rPr>
          <w:rFonts w:ascii="Times New Roman" w:hAnsi="Times New Roman" w:cs="Times New Roman"/>
          <w:b/>
          <w:bCs/>
          <w:i/>
          <w:iCs/>
        </w:rPr>
      </w:pPr>
      <w:r w:rsidRPr="00A10F37">
        <w:rPr>
          <w:rFonts w:ascii="Times New Roman" w:hAnsi="Times New Roman" w:cs="Times New Roman"/>
          <w:b/>
          <w:bCs/>
          <w:i/>
          <w:iCs/>
        </w:rPr>
        <w:t xml:space="preserve">Roles of </w:t>
      </w:r>
      <w:r w:rsidR="00163DFF" w:rsidRPr="00A10F37">
        <w:rPr>
          <w:rFonts w:ascii="Times New Roman" w:hAnsi="Times New Roman" w:cs="Times New Roman"/>
          <w:b/>
          <w:bCs/>
          <w:i/>
          <w:iCs/>
          <w:noProof/>
        </w:rPr>
        <w:t>Alliance</w:t>
      </w:r>
      <w:r w:rsidRPr="00A10F37">
        <w:rPr>
          <w:rFonts w:ascii="Times New Roman" w:hAnsi="Times New Roman" w:cs="Times New Roman"/>
          <w:b/>
          <w:bCs/>
          <w:i/>
          <w:iCs/>
        </w:rPr>
        <w:t xml:space="preserve"> Multisig Members</w:t>
      </w:r>
    </w:p>
    <w:p w14:paraId="663ACC97" w14:textId="7953A9BD" w:rsidR="00B8005D" w:rsidRPr="00A10F37" w:rsidRDefault="00D31BE7" w:rsidP="00D162BB">
      <w:pPr>
        <w:pStyle w:val="ListParagraph"/>
        <w:numPr>
          <w:ilvl w:val="2"/>
          <w:numId w:val="2"/>
        </w:numPr>
        <w:spacing w:before="120" w:after="120"/>
        <w:ind w:left="1458" w:hanging="558"/>
        <w:contextualSpacing w:val="0"/>
        <w:jc w:val="both"/>
        <w:rPr>
          <w:rFonts w:ascii="Times New Roman" w:hAnsi="Times New Roman" w:cs="Times New Roman"/>
          <w:b/>
          <w:bCs/>
        </w:rPr>
      </w:pPr>
      <w:r w:rsidRPr="00A10F37">
        <w:rPr>
          <w:rFonts w:ascii="Times New Roman" w:hAnsi="Times New Roman" w:cs="Times New Roman"/>
          <w:b/>
          <w:bCs/>
        </w:rPr>
        <w:lastRenderedPageBreak/>
        <w:t>Director</w:t>
      </w:r>
      <w:r w:rsidR="00524C7C" w:rsidRPr="00A10F37">
        <w:rPr>
          <w:rFonts w:ascii="Times New Roman" w:hAnsi="Times New Roman" w:cs="Times New Roman"/>
          <w:b/>
          <w:bCs/>
        </w:rPr>
        <w:t xml:space="preserve"> </w:t>
      </w:r>
      <w:r w:rsidR="00163DFF" w:rsidRPr="00A10F37">
        <w:rPr>
          <w:rFonts w:ascii="Times New Roman" w:hAnsi="Times New Roman" w:cs="Times New Roman"/>
          <w:b/>
          <w:bCs/>
        </w:rPr>
        <w:t>Alliance</w:t>
      </w:r>
      <w:r w:rsidR="00524C7C" w:rsidRPr="00A10F37">
        <w:rPr>
          <w:rFonts w:ascii="Times New Roman" w:hAnsi="Times New Roman" w:cs="Times New Roman"/>
          <w:b/>
          <w:bCs/>
        </w:rPr>
        <w:t xml:space="preserve"> Multisig Members</w:t>
      </w:r>
    </w:p>
    <w:p w14:paraId="2640CAF9" w14:textId="43DA143A" w:rsidR="00B8005D" w:rsidRPr="00A10F37" w:rsidRDefault="008872FD" w:rsidP="00D162BB">
      <w:pPr>
        <w:pStyle w:val="ListParagraph"/>
        <w:spacing w:before="120" w:after="120"/>
        <w:ind w:left="1458"/>
        <w:contextualSpacing w:val="0"/>
        <w:jc w:val="both"/>
        <w:rPr>
          <w:rFonts w:ascii="Times New Roman" w:hAnsi="Times New Roman" w:cs="Times New Roman"/>
          <w:i/>
          <w:iCs/>
        </w:rPr>
      </w:pPr>
      <w:r w:rsidRPr="00A10F37">
        <w:rPr>
          <w:rFonts w:ascii="Times New Roman" w:hAnsi="Times New Roman" w:cs="Times New Roman"/>
        </w:rPr>
        <w:t>The</w:t>
      </w:r>
      <w:r w:rsidR="00D31BE7" w:rsidRPr="00A10F37">
        <w:rPr>
          <w:rFonts w:ascii="Times New Roman" w:hAnsi="Times New Roman" w:cs="Times New Roman"/>
        </w:rPr>
        <w:t xml:space="preserve"> activities of the </w:t>
      </w:r>
      <w:r w:rsidR="00163DFF" w:rsidRPr="00A10F37">
        <w:rPr>
          <w:rFonts w:ascii="Times New Roman" w:hAnsi="Times New Roman" w:cs="Times New Roman"/>
          <w:noProof/>
        </w:rPr>
        <w:t>Alliance</w:t>
      </w:r>
      <w:r w:rsidR="00D31BE7" w:rsidRPr="00A10F37">
        <w:rPr>
          <w:rFonts w:ascii="Times New Roman" w:hAnsi="Times New Roman" w:cs="Times New Roman"/>
        </w:rPr>
        <w:t xml:space="preserve"> Multisig</w:t>
      </w:r>
      <w:r w:rsidR="00EF6AAB" w:rsidRPr="00A10F37">
        <w:rPr>
          <w:rFonts w:ascii="Times New Roman" w:hAnsi="Times New Roman" w:cs="Times New Roman"/>
        </w:rPr>
        <w:t>, including the activities of the Guardian Alliance Multisig Members with respect thereto,</w:t>
      </w:r>
      <w:r w:rsidRPr="00A10F37">
        <w:rPr>
          <w:rFonts w:ascii="Times New Roman" w:hAnsi="Times New Roman" w:cs="Times New Roman"/>
        </w:rPr>
        <w:t xml:space="preserve"> </w:t>
      </w:r>
      <w:r w:rsidR="00D31BE7" w:rsidRPr="00A10F37">
        <w:rPr>
          <w:rFonts w:ascii="Times New Roman" w:hAnsi="Times New Roman" w:cs="Times New Roman"/>
        </w:rPr>
        <w:t>shall be managed by or under the direction of the Board</w:t>
      </w:r>
      <w:r w:rsidR="00FC02E3" w:rsidRPr="00A10F37">
        <w:rPr>
          <w:rFonts w:ascii="Times New Roman" w:hAnsi="Times New Roman" w:cs="Times New Roman"/>
        </w:rPr>
        <w:t xml:space="preserve">. </w:t>
      </w:r>
    </w:p>
    <w:p w14:paraId="4EDFFECA" w14:textId="0C7FB4B0" w:rsidR="00B8005D" w:rsidRPr="00A10F37" w:rsidRDefault="00B8005D" w:rsidP="00D162BB">
      <w:pPr>
        <w:pStyle w:val="ListParagraph"/>
        <w:numPr>
          <w:ilvl w:val="2"/>
          <w:numId w:val="2"/>
        </w:numPr>
        <w:spacing w:before="120" w:after="120"/>
        <w:ind w:left="1458" w:hanging="558"/>
        <w:contextualSpacing w:val="0"/>
        <w:jc w:val="both"/>
        <w:rPr>
          <w:rFonts w:ascii="Times New Roman" w:hAnsi="Times New Roman" w:cs="Times New Roman"/>
          <w:b/>
          <w:bCs/>
        </w:rPr>
      </w:pPr>
      <w:bookmarkStart w:id="32" w:name="_Ref173085541"/>
      <w:r w:rsidRPr="00A10F37">
        <w:rPr>
          <w:rFonts w:ascii="Times New Roman" w:hAnsi="Times New Roman" w:cs="Times New Roman"/>
          <w:b/>
          <w:bCs/>
        </w:rPr>
        <w:t>Guardian</w:t>
      </w:r>
      <w:r w:rsidR="00524C7C" w:rsidRPr="00A10F37">
        <w:rPr>
          <w:rFonts w:ascii="Times New Roman" w:hAnsi="Times New Roman" w:cs="Times New Roman"/>
          <w:b/>
          <w:bCs/>
        </w:rPr>
        <w:t xml:space="preserve"> </w:t>
      </w:r>
      <w:r w:rsidR="00163DFF" w:rsidRPr="00A10F37">
        <w:rPr>
          <w:rFonts w:ascii="Times New Roman" w:hAnsi="Times New Roman" w:cs="Times New Roman"/>
          <w:b/>
          <w:bCs/>
        </w:rPr>
        <w:t>Alliance</w:t>
      </w:r>
      <w:r w:rsidR="00524C7C" w:rsidRPr="00A10F37">
        <w:rPr>
          <w:rFonts w:ascii="Times New Roman" w:hAnsi="Times New Roman" w:cs="Times New Roman"/>
          <w:b/>
          <w:bCs/>
        </w:rPr>
        <w:t xml:space="preserve"> Multisig Members</w:t>
      </w:r>
      <w:bookmarkEnd w:id="32"/>
    </w:p>
    <w:p w14:paraId="005E89C7" w14:textId="5461ECE2" w:rsidR="00B8005D" w:rsidRPr="00A10F37" w:rsidRDefault="00B8005D" w:rsidP="00D162BB">
      <w:pPr>
        <w:pStyle w:val="ListParagraph"/>
        <w:numPr>
          <w:ilvl w:val="3"/>
          <w:numId w:val="2"/>
        </w:numPr>
        <w:spacing w:before="120" w:after="120"/>
        <w:ind w:left="1890" w:hanging="810"/>
        <w:contextualSpacing w:val="0"/>
        <w:jc w:val="both"/>
        <w:rPr>
          <w:rFonts w:ascii="Times New Roman" w:hAnsi="Times New Roman" w:cs="Times New Roman"/>
          <w:i/>
          <w:iCs/>
        </w:rPr>
      </w:pPr>
      <w:r w:rsidRPr="00A10F37">
        <w:rPr>
          <w:rFonts w:ascii="Times New Roman" w:hAnsi="Times New Roman" w:cs="Times New Roman"/>
          <w:u w:val="single"/>
        </w:rPr>
        <w:t>Purpose and Powers</w:t>
      </w:r>
      <w:r w:rsidRPr="00A10F37">
        <w:rPr>
          <w:rFonts w:ascii="Times New Roman" w:hAnsi="Times New Roman" w:cs="Times New Roman"/>
        </w:rPr>
        <w:t>. The purpose of the Guardian</w:t>
      </w:r>
      <w:r w:rsidR="005B2F8E" w:rsidRPr="00A10F37">
        <w:rPr>
          <w:rFonts w:ascii="Times New Roman" w:hAnsi="Times New Roman" w:cs="Times New Roman"/>
        </w:rPr>
        <w:t xml:space="preserve"> Alliance Multisig Members</w:t>
      </w:r>
      <w:r w:rsidRPr="00A10F37">
        <w:rPr>
          <w:rFonts w:ascii="Times New Roman" w:hAnsi="Times New Roman" w:cs="Times New Roman"/>
        </w:rPr>
        <w:t xml:space="preserve"> is</w:t>
      </w:r>
      <w:r w:rsidR="00294EF1" w:rsidRPr="00A10F37">
        <w:rPr>
          <w:rFonts w:ascii="Times New Roman" w:hAnsi="Times New Roman" w:cs="Times New Roman"/>
        </w:rPr>
        <w:t xml:space="preserve"> to increase the security of the </w:t>
      </w:r>
      <w:r w:rsidR="00887E54" w:rsidRPr="00A10F37">
        <w:rPr>
          <w:rFonts w:ascii="Times New Roman" w:hAnsi="Times New Roman" w:cs="Times New Roman"/>
        </w:rPr>
        <w:t>Alliance Assets</w:t>
      </w:r>
      <w:r w:rsidR="00294EF1" w:rsidRPr="00A10F37">
        <w:rPr>
          <w:rFonts w:ascii="Times New Roman" w:hAnsi="Times New Roman" w:cs="Times New Roman"/>
        </w:rPr>
        <w:t xml:space="preserve"> by diversifying the hol</w:t>
      </w:r>
      <w:r w:rsidR="00264B64" w:rsidRPr="00A10F37">
        <w:rPr>
          <w:rFonts w:ascii="Times New Roman" w:hAnsi="Times New Roman" w:cs="Times New Roman"/>
        </w:rPr>
        <w:t>d</w:t>
      </w:r>
      <w:r w:rsidR="00294EF1" w:rsidRPr="00A10F37">
        <w:rPr>
          <w:rFonts w:ascii="Times New Roman" w:hAnsi="Times New Roman" w:cs="Times New Roman"/>
        </w:rPr>
        <w:t xml:space="preserve">ers of Private Keys of the </w:t>
      </w:r>
      <w:r w:rsidR="00163DFF" w:rsidRPr="00A10F37">
        <w:rPr>
          <w:rFonts w:ascii="Times New Roman" w:hAnsi="Times New Roman" w:cs="Times New Roman"/>
          <w:noProof/>
        </w:rPr>
        <w:t>Alliance</w:t>
      </w:r>
      <w:r w:rsidR="00294EF1" w:rsidRPr="00A10F37">
        <w:rPr>
          <w:rFonts w:ascii="Times New Roman" w:hAnsi="Times New Roman" w:cs="Times New Roman"/>
        </w:rPr>
        <w:t xml:space="preserve"> Multisig(s)</w:t>
      </w:r>
      <w:r w:rsidR="00AF578D" w:rsidRPr="00A10F37">
        <w:rPr>
          <w:rFonts w:ascii="Times New Roman" w:hAnsi="Times New Roman" w:cs="Times New Roman"/>
        </w:rPr>
        <w:t xml:space="preserve"> and assessing potential transactions from a security </w:t>
      </w:r>
      <w:r w:rsidR="00800930">
        <w:rPr>
          <w:rFonts w:ascii="Times New Roman" w:hAnsi="Times New Roman" w:cs="Times New Roman"/>
        </w:rPr>
        <w:t xml:space="preserve">and compliance </w:t>
      </w:r>
      <w:r w:rsidR="00AF578D" w:rsidRPr="00A10F37">
        <w:rPr>
          <w:rFonts w:ascii="Times New Roman" w:hAnsi="Times New Roman" w:cs="Times New Roman"/>
        </w:rPr>
        <w:t>perspective</w:t>
      </w:r>
      <w:r w:rsidR="00294EF1" w:rsidRPr="00A10F37">
        <w:rPr>
          <w:rFonts w:ascii="Times New Roman" w:hAnsi="Times New Roman" w:cs="Times New Roman"/>
        </w:rPr>
        <w:t xml:space="preserve">. The </w:t>
      </w:r>
      <w:r w:rsidR="00E96F70" w:rsidRPr="00A10F37">
        <w:rPr>
          <w:rFonts w:ascii="Times New Roman" w:hAnsi="Times New Roman" w:cs="Times New Roman"/>
        </w:rPr>
        <w:t>Guardian Alliance Multisig Members</w:t>
      </w:r>
      <w:r w:rsidR="00294EF1" w:rsidRPr="00A10F37">
        <w:rPr>
          <w:rFonts w:ascii="Times New Roman" w:hAnsi="Times New Roman" w:cs="Times New Roman"/>
        </w:rPr>
        <w:t xml:space="preserve"> do not have general managerial discretion or responsibilities. Each </w:t>
      </w:r>
      <w:r w:rsidR="00111155" w:rsidRPr="00A10F37">
        <w:rPr>
          <w:rFonts w:ascii="Times New Roman" w:hAnsi="Times New Roman" w:cs="Times New Roman"/>
        </w:rPr>
        <w:t>Guardian Alliance Multisig Members</w:t>
      </w:r>
      <w:r w:rsidR="00294EF1" w:rsidRPr="00A10F37">
        <w:rPr>
          <w:rFonts w:ascii="Times New Roman" w:hAnsi="Times New Roman" w:cs="Times New Roman"/>
        </w:rPr>
        <w:t xml:space="preserve"> shall implement the decisions of the Board with respect to the </w:t>
      </w:r>
      <w:r w:rsidR="00163DFF" w:rsidRPr="00A10F37">
        <w:rPr>
          <w:rFonts w:ascii="Times New Roman" w:hAnsi="Times New Roman" w:cs="Times New Roman"/>
          <w:noProof/>
        </w:rPr>
        <w:t>Alliance</w:t>
      </w:r>
      <w:r w:rsidR="00294EF1" w:rsidRPr="00A10F37">
        <w:rPr>
          <w:rFonts w:ascii="Times New Roman" w:hAnsi="Times New Roman" w:cs="Times New Roman"/>
        </w:rPr>
        <w:t xml:space="preserve"> Multisig(s) (e.g., by signing transactions otherwise approved by the Board) provided that doing so is, in the reasonable good faith discretion of such Guardian, secure and in accordance with these Bylaws.</w:t>
      </w:r>
    </w:p>
    <w:p w14:paraId="45D842E7" w14:textId="390F1CBC" w:rsidR="00B8005D" w:rsidRPr="00A10F37" w:rsidRDefault="00E3348A" w:rsidP="00D162BB">
      <w:pPr>
        <w:pStyle w:val="ListParagraph"/>
        <w:numPr>
          <w:ilvl w:val="3"/>
          <w:numId w:val="2"/>
        </w:numPr>
        <w:spacing w:before="120" w:after="120"/>
        <w:ind w:left="1890" w:hanging="810"/>
        <w:contextualSpacing w:val="0"/>
        <w:jc w:val="both"/>
        <w:rPr>
          <w:rFonts w:ascii="Times New Roman" w:hAnsi="Times New Roman" w:cs="Times New Roman"/>
          <w:i/>
          <w:iCs/>
        </w:rPr>
      </w:pPr>
      <w:r w:rsidRPr="00A10F37">
        <w:rPr>
          <w:rFonts w:ascii="Times New Roman" w:hAnsi="Times New Roman" w:cs="Times New Roman"/>
          <w:u w:val="single"/>
        </w:rPr>
        <w:t>Guardian Role</w:t>
      </w:r>
      <w:r w:rsidRPr="00A10F37">
        <w:rPr>
          <w:rFonts w:ascii="Times New Roman" w:hAnsi="Times New Roman" w:cs="Times New Roman"/>
          <w:i/>
          <w:iCs/>
        </w:rPr>
        <w:t xml:space="preserve">. </w:t>
      </w:r>
      <w:r w:rsidR="00B8005D" w:rsidRPr="00A10F37">
        <w:rPr>
          <w:rFonts w:ascii="Times New Roman" w:hAnsi="Times New Roman" w:cs="Times New Roman"/>
        </w:rPr>
        <w:t xml:space="preserve">The </w:t>
      </w:r>
      <w:r w:rsidR="00E96F70" w:rsidRPr="00A10F37">
        <w:rPr>
          <w:rFonts w:ascii="Times New Roman" w:hAnsi="Times New Roman" w:cs="Times New Roman"/>
        </w:rPr>
        <w:t>Guardian Alliance Multisig Members</w:t>
      </w:r>
      <w:r w:rsidR="00B8005D" w:rsidRPr="00A10F37">
        <w:rPr>
          <w:rFonts w:ascii="Times New Roman" w:hAnsi="Times New Roman" w:cs="Times New Roman"/>
        </w:rPr>
        <w:t xml:space="preserve"> shall be directed by the </w:t>
      </w:r>
      <w:r w:rsidR="00A648E5" w:rsidRPr="00A10F37">
        <w:rPr>
          <w:rFonts w:ascii="Times New Roman" w:hAnsi="Times New Roman" w:cs="Times New Roman"/>
        </w:rPr>
        <w:t>Board</w:t>
      </w:r>
      <w:r w:rsidR="00B8005D" w:rsidRPr="00A10F37">
        <w:rPr>
          <w:rFonts w:ascii="Times New Roman" w:hAnsi="Times New Roman" w:cs="Times New Roman"/>
        </w:rPr>
        <w:t xml:space="preserve">, but shall be permitted to independently evaluate any proposed </w:t>
      </w:r>
      <w:r w:rsidR="00163DFF" w:rsidRPr="00A10F37">
        <w:rPr>
          <w:rFonts w:ascii="Times New Roman" w:hAnsi="Times New Roman" w:cs="Times New Roman"/>
          <w:noProof/>
        </w:rPr>
        <w:t>Alliance</w:t>
      </w:r>
      <w:r w:rsidR="00B8005D" w:rsidRPr="00A10F37">
        <w:rPr>
          <w:rFonts w:ascii="Times New Roman" w:hAnsi="Times New Roman" w:cs="Times New Roman"/>
        </w:rPr>
        <w:t xml:space="preserve"> Multisig transaction for </w:t>
      </w:r>
      <w:r w:rsidR="0008709F">
        <w:rPr>
          <w:rFonts w:ascii="Times New Roman" w:hAnsi="Times New Roman" w:cs="Times New Roman"/>
        </w:rPr>
        <w:t>security and compliance purposes</w:t>
      </w:r>
      <w:r w:rsidR="00B8005D" w:rsidRPr="00A10F37">
        <w:rPr>
          <w:rFonts w:ascii="Times New Roman" w:hAnsi="Times New Roman" w:cs="Times New Roman"/>
        </w:rPr>
        <w:t>. This includes assessing potential vulnerabilities, compliance</w:t>
      </w:r>
      <w:r w:rsidR="0008709F">
        <w:rPr>
          <w:rFonts w:ascii="Times New Roman" w:hAnsi="Times New Roman" w:cs="Times New Roman"/>
        </w:rPr>
        <w:t xml:space="preserve"> with these Bylaws and the other Governance Agreements</w:t>
      </w:r>
      <w:r w:rsidR="00A212B0">
        <w:rPr>
          <w:rFonts w:ascii="Times New Roman" w:hAnsi="Times New Roman" w:cs="Times New Roman"/>
        </w:rPr>
        <w:t xml:space="preserve"> and applicable Legal Requirements</w:t>
      </w:r>
      <w:r w:rsidR="0008709F">
        <w:rPr>
          <w:rFonts w:ascii="Times New Roman" w:hAnsi="Times New Roman" w:cs="Times New Roman"/>
        </w:rPr>
        <w:t>,</w:t>
      </w:r>
      <w:r w:rsidR="00B8005D" w:rsidRPr="00A10F37">
        <w:rPr>
          <w:rFonts w:ascii="Times New Roman" w:hAnsi="Times New Roman" w:cs="Times New Roman"/>
        </w:rPr>
        <w:t xml:space="preserve"> </w:t>
      </w:r>
      <w:r w:rsidR="00A67A50">
        <w:rPr>
          <w:rFonts w:ascii="Times New Roman" w:hAnsi="Times New Roman" w:cs="Times New Roman"/>
        </w:rPr>
        <w:t xml:space="preserve">and </w:t>
      </w:r>
      <w:r w:rsidR="0008709F">
        <w:rPr>
          <w:rFonts w:ascii="Times New Roman" w:hAnsi="Times New Roman" w:cs="Times New Roman"/>
        </w:rPr>
        <w:t xml:space="preserve">compliance </w:t>
      </w:r>
      <w:r w:rsidR="00B8005D" w:rsidRPr="00A10F37">
        <w:rPr>
          <w:rFonts w:ascii="Times New Roman" w:hAnsi="Times New Roman" w:cs="Times New Roman"/>
        </w:rPr>
        <w:t>with BORG security protocols</w:t>
      </w:r>
      <w:r w:rsidR="0008709F">
        <w:rPr>
          <w:rFonts w:ascii="Times New Roman" w:hAnsi="Times New Roman" w:cs="Times New Roman"/>
        </w:rPr>
        <w:t xml:space="preserve">. A Guardian Alliance Multisig Member may </w:t>
      </w:r>
      <w:r w:rsidR="00EE631E" w:rsidRPr="00A10F37">
        <w:rPr>
          <w:rFonts w:ascii="Times New Roman" w:hAnsi="Times New Roman" w:cs="Times New Roman"/>
        </w:rPr>
        <w:t>withhold</w:t>
      </w:r>
      <w:r w:rsidR="0008709F">
        <w:rPr>
          <w:rFonts w:ascii="Times New Roman" w:hAnsi="Times New Roman" w:cs="Times New Roman"/>
        </w:rPr>
        <w:t xml:space="preserve"> their</w:t>
      </w:r>
      <w:r w:rsidR="00EE631E" w:rsidRPr="00A10F37">
        <w:rPr>
          <w:rFonts w:ascii="Times New Roman" w:hAnsi="Times New Roman" w:cs="Times New Roman"/>
        </w:rPr>
        <w:t xml:space="preserve"> Private Key signatures from proposed </w:t>
      </w:r>
      <w:r w:rsidR="00163DFF" w:rsidRPr="00A10F37">
        <w:rPr>
          <w:rFonts w:ascii="Times New Roman" w:hAnsi="Times New Roman" w:cs="Times New Roman"/>
          <w:noProof/>
        </w:rPr>
        <w:t>Alliance</w:t>
      </w:r>
      <w:r w:rsidR="00EE631E" w:rsidRPr="00A10F37">
        <w:rPr>
          <w:rFonts w:ascii="Times New Roman" w:hAnsi="Times New Roman" w:cs="Times New Roman"/>
        </w:rPr>
        <w:t xml:space="preserve"> Multisig transactions that </w:t>
      </w:r>
      <w:r w:rsidR="0008709F">
        <w:rPr>
          <w:rFonts w:ascii="Times New Roman" w:hAnsi="Times New Roman" w:cs="Times New Roman"/>
        </w:rPr>
        <w:t>such</w:t>
      </w:r>
      <w:r w:rsidR="00EE631E" w:rsidRPr="00A10F37">
        <w:rPr>
          <w:rFonts w:ascii="Times New Roman" w:hAnsi="Times New Roman" w:cs="Times New Roman"/>
        </w:rPr>
        <w:t xml:space="preserve"> </w:t>
      </w:r>
      <w:r w:rsidR="00E96F70" w:rsidRPr="00A10F37">
        <w:rPr>
          <w:rFonts w:ascii="Times New Roman" w:hAnsi="Times New Roman" w:cs="Times New Roman"/>
        </w:rPr>
        <w:t>Guardian Alliance Multisig Member</w:t>
      </w:r>
      <w:r w:rsidR="00EE631E" w:rsidRPr="00A10F37">
        <w:rPr>
          <w:rFonts w:ascii="Times New Roman" w:hAnsi="Times New Roman" w:cs="Times New Roman"/>
        </w:rPr>
        <w:t xml:space="preserve"> </w:t>
      </w:r>
      <w:r w:rsidR="00526AF9" w:rsidRPr="00A10F37">
        <w:rPr>
          <w:rFonts w:ascii="Times New Roman" w:hAnsi="Times New Roman" w:cs="Times New Roman"/>
        </w:rPr>
        <w:t xml:space="preserve">reasonably and in good faith </w:t>
      </w:r>
      <w:r w:rsidR="00EE631E" w:rsidRPr="00A10F37">
        <w:rPr>
          <w:rFonts w:ascii="Times New Roman" w:hAnsi="Times New Roman" w:cs="Times New Roman"/>
        </w:rPr>
        <w:t>deems to pose a material security</w:t>
      </w:r>
      <w:r w:rsidR="0008709F">
        <w:rPr>
          <w:rFonts w:ascii="Times New Roman" w:hAnsi="Times New Roman" w:cs="Times New Roman"/>
        </w:rPr>
        <w:t xml:space="preserve"> or compliance risk</w:t>
      </w:r>
      <w:r w:rsidR="00C912DD">
        <w:rPr>
          <w:rFonts w:ascii="Times New Roman" w:hAnsi="Times New Roman" w:cs="Times New Roman"/>
        </w:rPr>
        <w:t>, based on the aforementioned assessment by such Guardian Alliance Multisig Member</w:t>
      </w:r>
      <w:r w:rsidR="00EE631E" w:rsidRPr="00A10F37">
        <w:rPr>
          <w:rFonts w:ascii="Times New Roman" w:hAnsi="Times New Roman" w:cs="Times New Roman"/>
        </w:rPr>
        <w:t>.</w:t>
      </w:r>
      <w:r w:rsidR="00037139" w:rsidRPr="00A10F37">
        <w:rPr>
          <w:rFonts w:ascii="Times New Roman" w:hAnsi="Times New Roman" w:cs="Times New Roman"/>
        </w:rPr>
        <w:t xml:space="preserve"> </w:t>
      </w:r>
    </w:p>
    <w:p w14:paraId="320A9B54" w14:textId="176E4831" w:rsidR="00B8005D" w:rsidRPr="00A10F37" w:rsidRDefault="00B8005D" w:rsidP="00D162BB">
      <w:pPr>
        <w:pStyle w:val="ListParagraph"/>
        <w:numPr>
          <w:ilvl w:val="3"/>
          <w:numId w:val="2"/>
        </w:numPr>
        <w:spacing w:before="120" w:after="120"/>
        <w:ind w:left="1890" w:hanging="810"/>
        <w:contextualSpacing w:val="0"/>
        <w:jc w:val="both"/>
        <w:rPr>
          <w:rFonts w:ascii="Times New Roman" w:hAnsi="Times New Roman" w:cs="Times New Roman"/>
          <w:i/>
          <w:iCs/>
        </w:rPr>
      </w:pPr>
      <w:r w:rsidRPr="00A10F37">
        <w:rPr>
          <w:rFonts w:ascii="Times New Roman" w:hAnsi="Times New Roman" w:cs="Times New Roman"/>
          <w:u w:val="single"/>
        </w:rPr>
        <w:t>Access to Information</w:t>
      </w:r>
      <w:r w:rsidRPr="00A10F37">
        <w:rPr>
          <w:rFonts w:ascii="Times New Roman" w:hAnsi="Times New Roman" w:cs="Times New Roman"/>
          <w:i/>
          <w:iCs/>
        </w:rPr>
        <w:t xml:space="preserve">. </w:t>
      </w:r>
      <w:r w:rsidR="00E96F70" w:rsidRPr="00A10F37">
        <w:rPr>
          <w:rFonts w:ascii="Times New Roman" w:hAnsi="Times New Roman" w:cs="Times New Roman"/>
        </w:rPr>
        <w:t>The Guardian Alliance Multisig Members</w:t>
      </w:r>
      <w:r w:rsidRPr="00A10F37">
        <w:rPr>
          <w:rFonts w:ascii="Times New Roman" w:hAnsi="Times New Roman" w:cs="Times New Roman"/>
        </w:rPr>
        <w:t xml:space="preserve"> shall have access to all necessary </w:t>
      </w:r>
      <w:r w:rsidR="001E4C31" w:rsidRPr="00A10F37">
        <w:rPr>
          <w:rFonts w:ascii="Times New Roman" w:hAnsi="Times New Roman" w:cs="Times New Roman"/>
        </w:rPr>
        <w:t xml:space="preserve">and useful </w:t>
      </w:r>
      <w:r w:rsidRPr="00A10F37">
        <w:rPr>
          <w:rFonts w:ascii="Times New Roman" w:hAnsi="Times New Roman" w:cs="Times New Roman"/>
        </w:rPr>
        <w:t>information and resources required to perform their duties, including transaction logs, audit reports, and security documentation</w:t>
      </w:r>
      <w:r w:rsidR="00C123FF" w:rsidRPr="00A10F37">
        <w:rPr>
          <w:rFonts w:ascii="Times New Roman" w:hAnsi="Times New Roman" w:cs="Times New Roman"/>
        </w:rPr>
        <w:t>, and shall refrain from approving any Alliance Multisig Proposal if not in receipt of sufficient information to perform the Guardian role with respect to the evaluation thereof</w:t>
      </w:r>
      <w:r w:rsidRPr="00A10F37">
        <w:rPr>
          <w:rFonts w:ascii="Times New Roman" w:hAnsi="Times New Roman" w:cs="Times New Roman"/>
        </w:rPr>
        <w:t>.</w:t>
      </w:r>
    </w:p>
    <w:p w14:paraId="6317D67A" w14:textId="3965CB8A" w:rsidR="003F7D31" w:rsidRPr="00A10F37" w:rsidRDefault="003F7D31" w:rsidP="00D162BB">
      <w:pPr>
        <w:pStyle w:val="ListParagraph"/>
        <w:numPr>
          <w:ilvl w:val="2"/>
          <w:numId w:val="2"/>
        </w:numPr>
        <w:spacing w:before="120" w:after="120"/>
        <w:ind w:left="1080" w:hanging="558"/>
        <w:contextualSpacing w:val="0"/>
        <w:jc w:val="both"/>
        <w:rPr>
          <w:rFonts w:ascii="Times New Roman" w:hAnsi="Times New Roman" w:cs="Times New Roman"/>
          <w:b/>
          <w:bCs/>
        </w:rPr>
      </w:pPr>
      <w:r w:rsidRPr="00A10F37">
        <w:rPr>
          <w:rFonts w:ascii="Times New Roman" w:hAnsi="Times New Roman" w:cs="Times New Roman"/>
          <w:b/>
          <w:bCs/>
        </w:rPr>
        <w:t xml:space="preserve">Community Module Checks/Balances. </w:t>
      </w:r>
    </w:p>
    <w:p w14:paraId="1B4FBAC5" w14:textId="40FE8008" w:rsidR="00C4632D" w:rsidRPr="00A10F37" w:rsidRDefault="00923304" w:rsidP="00D162BB">
      <w:pPr>
        <w:pStyle w:val="ListParagraph"/>
        <w:numPr>
          <w:ilvl w:val="3"/>
          <w:numId w:val="2"/>
        </w:numPr>
        <w:spacing w:before="120" w:after="120"/>
        <w:ind w:left="1890" w:hanging="810"/>
        <w:contextualSpacing w:val="0"/>
        <w:jc w:val="both"/>
        <w:rPr>
          <w:rFonts w:ascii="Times New Roman" w:hAnsi="Times New Roman" w:cs="Times New Roman"/>
        </w:rPr>
      </w:pPr>
      <w:r w:rsidRPr="00A10F37">
        <w:rPr>
          <w:rFonts w:ascii="Times New Roman" w:hAnsi="Times New Roman" w:cs="Times New Roman"/>
        </w:rPr>
        <w:t xml:space="preserve">The Community Module (or any other </w:t>
      </w:r>
      <w:r w:rsidR="00A9686D" w:rsidRPr="00A10F37">
        <w:rPr>
          <w:rFonts w:ascii="Times New Roman" w:hAnsi="Times New Roman" w:cs="Times New Roman"/>
        </w:rPr>
        <w:t>Multisig</w:t>
      </w:r>
      <w:r w:rsidRPr="00A10F37">
        <w:rPr>
          <w:rFonts w:ascii="Times New Roman" w:hAnsi="Times New Roman" w:cs="Times New Roman"/>
        </w:rPr>
        <w:t xml:space="preserve">, BORG, Blockchain System, or Smart Contract System approved or endorsed by the Community Module for such purpose) may assume or be granted powers over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through direct Blockchain System functions exercisable by Community Module Approval or otherwise, including the power to: </w:t>
      </w:r>
    </w:p>
    <w:p w14:paraId="202E2175" w14:textId="00F1D57E" w:rsidR="00C4632D" w:rsidRPr="00A10F37" w:rsidRDefault="00923304"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 xml:space="preserve">pause, suspend or terminate any one or more powers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may have over any Blockchain System, Smart Contract, or Blockchain Tokens; </w:t>
      </w:r>
    </w:p>
    <w:p w14:paraId="3302E163" w14:textId="2BD9DCD1" w:rsidR="00C4632D" w:rsidRPr="00A10F37" w:rsidRDefault="00923304"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 xml:space="preserve">approve, veto or reverse any action of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w:t>
      </w:r>
    </w:p>
    <w:p w14:paraId="2104AE7F" w14:textId="4A3D147B" w:rsidR="00C4632D" w:rsidRPr="00A10F37" w:rsidRDefault="00923304"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 xml:space="preserve">add, remove, or veto the addition or removal any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from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or </w:t>
      </w:r>
    </w:p>
    <w:p w14:paraId="09ACABC8" w14:textId="6F631336" w:rsidR="00923304" w:rsidRPr="00A10F37" w:rsidRDefault="00923304" w:rsidP="00D162BB">
      <w:pPr>
        <w:pStyle w:val="ListParagraph"/>
        <w:numPr>
          <w:ilvl w:val="4"/>
          <w:numId w:val="2"/>
        </w:numPr>
        <w:tabs>
          <w:tab w:val="left" w:pos="1440"/>
          <w:tab w:val="left" w:pos="1800"/>
        </w:tabs>
        <w:spacing w:before="120" w:after="120" w:line="240" w:lineRule="auto"/>
        <w:ind w:left="2250" w:hanging="306"/>
        <w:contextualSpacing w:val="0"/>
        <w:jc w:val="both"/>
        <w:rPr>
          <w:rFonts w:ascii="Times New Roman" w:hAnsi="Times New Roman" w:cs="Times New Roman"/>
        </w:rPr>
      </w:pPr>
      <w:r w:rsidRPr="00A10F37">
        <w:rPr>
          <w:rFonts w:ascii="Times New Roman" w:hAnsi="Times New Roman" w:cs="Times New Roman"/>
        </w:rPr>
        <w:t xml:space="preserve">control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or any assets held thereby in the event of the resignation or sustained unavailability of all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or a dissolution and winding up the BORG. </w:t>
      </w:r>
    </w:p>
    <w:p w14:paraId="51A04C4B" w14:textId="4261C10E" w:rsidR="00C4632D"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lastRenderedPageBreak/>
        <w:t xml:space="preserve">If any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authorized, endorsed, or funded in whole or in part by a Community Module Approval conditions such authorization, endorsement, or funding on, or otherwise contemplates that, the Community Module or any other </w:t>
      </w:r>
      <w:r w:rsidR="00A9686D" w:rsidRPr="00A10F37">
        <w:rPr>
          <w:rFonts w:ascii="Times New Roman" w:hAnsi="Times New Roman" w:cs="Times New Roman"/>
        </w:rPr>
        <w:t>Multisig</w:t>
      </w:r>
      <w:r w:rsidRPr="00A10F37">
        <w:rPr>
          <w:rFonts w:ascii="Times New Roman" w:hAnsi="Times New Roman" w:cs="Times New Roman"/>
        </w:rPr>
        <w:t xml:space="preserve">, BORG, Blockchain System or Smart Contract shall have any powers over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the Board and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of the applicable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shall ensure that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is designed and configured to grant such powers over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to the Community Module or such other </w:t>
      </w:r>
      <w:r w:rsidR="00A9686D" w:rsidRPr="00A10F37">
        <w:rPr>
          <w:rFonts w:ascii="Times New Roman" w:hAnsi="Times New Roman" w:cs="Times New Roman"/>
        </w:rPr>
        <w:t>Multisig</w:t>
      </w:r>
      <w:r w:rsidRPr="00A10F37">
        <w:rPr>
          <w:rFonts w:ascii="Times New Roman" w:hAnsi="Times New Roman" w:cs="Times New Roman"/>
        </w:rPr>
        <w:t xml:space="preserve">, BORG, Blockchain System, or Smart Contract, as applicable. </w:t>
      </w:r>
    </w:p>
    <w:p w14:paraId="0FE7E76E" w14:textId="2F572B5A" w:rsidR="00C4632D"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shall have the exclusive authority</w:t>
      </w:r>
      <w:r w:rsidR="006E249E" w:rsidRPr="00A10F37">
        <w:rPr>
          <w:rFonts w:ascii="Times New Roman" w:hAnsi="Times New Roman" w:cs="Times New Roman"/>
        </w:rPr>
        <w:t>, on behalf of the BORG,</w:t>
      </w:r>
      <w:r w:rsidRPr="00A10F37">
        <w:rPr>
          <w:rFonts w:ascii="Times New Roman" w:hAnsi="Times New Roman" w:cs="Times New Roman"/>
        </w:rPr>
        <w:t xml:space="preserve"> to manage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Funds held in or controlled by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006E249E" w:rsidRPr="00A10F37">
        <w:rPr>
          <w:rFonts w:ascii="Times New Roman" w:hAnsi="Times New Roman" w:cs="Times New Roman"/>
        </w:rPr>
        <w:t xml:space="preserve"> (with no other Alliance Multisig having any authority over such Alliance Multisig Funds)</w:t>
      </w:r>
      <w:r w:rsidRPr="00A10F37">
        <w:rPr>
          <w:rFonts w:ascii="Times New Roman" w:hAnsi="Times New Roman" w:cs="Times New Roman"/>
        </w:rPr>
        <w:t xml:space="preserve">. </w:t>
      </w:r>
    </w:p>
    <w:p w14:paraId="5C8DFB87" w14:textId="0D53D6DB" w:rsidR="00C4632D"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Notwithstanding that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may be technically or theoretically capable of being used for purpose(s) or circumstance(s) outside the Authorized Uses, neither the BORG nor any of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(nor any of their agents or delegates) shall utilize any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or any privilege, elevated or exclusive access, power or authority over any Community Autonomous System (either through any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or otherwise) except for an Authorized Use.</w:t>
      </w:r>
      <w:r w:rsidR="00352CA5" w:rsidRPr="00A10F37">
        <w:rPr>
          <w:rFonts w:ascii="Times New Roman" w:hAnsi="Times New Roman" w:cs="Times New Roman"/>
        </w:rPr>
        <w:t xml:space="preserve"> Any BORG Personnel that become aware of the potential to abuse the foregoing powers, privileges or authority shall, to the extent not already disclosed and where disclosure would not reasonably jeopardize or impair the operation of a Community Autonomous System, publicly disclose the potential for abuse in reasonable detail such that the Community can avoid, detect, mitigate, or resolve the potential for abuse.</w:t>
      </w:r>
    </w:p>
    <w:p w14:paraId="1E0F36B7" w14:textId="4A346E7B" w:rsidR="00724B2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The Board shall ensure the BORG at all times maintains a list of the legal names, record addresses and other necessary or desirable personally identifiable information (sufficient to serve legal process) of the </w:t>
      </w:r>
      <w:r w:rsidR="00163DFF" w:rsidRPr="00A10F37">
        <w:rPr>
          <w:rFonts w:ascii="Times New Roman" w:hAnsi="Times New Roman" w:cs="Times New Roman"/>
          <w:noProof/>
        </w:rPr>
        <w:t>Alliance</w:t>
      </w:r>
      <w:r w:rsidR="00D80133"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(the “</w:t>
      </w:r>
      <w:r w:rsidR="00163DFF" w:rsidRPr="00A10F37">
        <w:rPr>
          <w:rFonts w:ascii="Times New Roman" w:hAnsi="Times New Roman" w:cs="Times New Roman"/>
          <w:b/>
          <w:bCs/>
          <w:i/>
          <w:iCs/>
          <w:noProof/>
        </w:rPr>
        <w:t>Alliance</w:t>
      </w:r>
      <w:r w:rsidR="00D80133" w:rsidRPr="00A10F37">
        <w:rPr>
          <w:rFonts w:ascii="Times New Roman" w:hAnsi="Times New Roman" w:cs="Times New Roman"/>
        </w:rPr>
        <w:t xml:space="preserve"> </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Member PII</w:t>
      </w:r>
      <w:r w:rsidRPr="00A10F37">
        <w:rPr>
          <w:rFonts w:ascii="Times New Roman" w:hAnsi="Times New Roman" w:cs="Times New Roman"/>
        </w:rPr>
        <w:t xml:space="preserve">”). In the event that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is acting on behalf of a corporation or other entity, the BORG shall also at all times maintain all necessary and desirable information for identifying and serving legal process on such entity.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PII shall be deemed to include the association of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personally identifiable </w:t>
      </w:r>
      <w:r w:rsidRPr="00A10F37">
        <w:rPr>
          <w:rFonts w:ascii="Times New Roman" w:hAnsi="Times New Roman" w:cs="Times New Roman"/>
          <w:i/>
          <w:iCs/>
        </w:rPr>
        <w:t>information</w:t>
      </w:r>
      <w:r w:rsidRPr="00A10F37">
        <w:rPr>
          <w:rFonts w:ascii="Times New Roman" w:hAnsi="Times New Roman" w:cs="Times New Roman"/>
        </w:rPr>
        <w:t xml:space="preserve"> with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membership, participation in and conduct relating to 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w:t>
      </w:r>
      <w:r w:rsidR="00724B2B" w:rsidRPr="00A10F37">
        <w:rPr>
          <w:rFonts w:ascii="Times New Roman" w:hAnsi="Times New Roman" w:cs="Times New Roman"/>
        </w:rPr>
        <w:t xml:space="preserve">The </w:t>
      </w:r>
      <w:r w:rsidR="00163DFF" w:rsidRPr="00A10F37">
        <w:rPr>
          <w:rFonts w:ascii="Times New Roman" w:hAnsi="Times New Roman" w:cs="Times New Roman"/>
          <w:noProof/>
        </w:rPr>
        <w:t>Alliance</w:t>
      </w:r>
      <w:r w:rsidR="00724B2B" w:rsidRPr="00A10F37">
        <w:rPr>
          <w:rFonts w:ascii="Times New Roman" w:hAnsi="Times New Roman" w:cs="Times New Roman"/>
        </w:rPr>
        <w:t xml:space="preserve"> </w:t>
      </w:r>
      <w:r w:rsidR="00A9686D" w:rsidRPr="00A10F37">
        <w:rPr>
          <w:rFonts w:ascii="Times New Roman" w:hAnsi="Times New Roman" w:cs="Times New Roman"/>
        </w:rPr>
        <w:t>Multisig</w:t>
      </w:r>
      <w:r w:rsidR="00724B2B" w:rsidRPr="00A10F37">
        <w:rPr>
          <w:rFonts w:ascii="Times New Roman" w:hAnsi="Times New Roman" w:cs="Times New Roman"/>
        </w:rPr>
        <w:t xml:space="preserve"> Member PII shall be treated as Confidential Information of the BORG in accordance with </w:t>
      </w:r>
      <w:r w:rsidR="00724B2B" w:rsidRPr="00A10F37">
        <w:rPr>
          <w:rFonts w:ascii="Times New Roman" w:hAnsi="Times New Roman" w:cs="Times New Roman"/>
          <w:u w:val="single"/>
        </w:rPr>
        <w:t xml:space="preserve">Article </w:t>
      </w:r>
      <w:r w:rsidR="00EF60F5" w:rsidRPr="00A10F37">
        <w:rPr>
          <w:rFonts w:ascii="Times New Roman" w:hAnsi="Times New Roman" w:cs="Times New Roman"/>
          <w:u w:val="single"/>
        </w:rPr>
        <w:fldChar w:fldCharType="begin"/>
      </w:r>
      <w:r w:rsidR="00EF60F5" w:rsidRPr="00A10F37">
        <w:rPr>
          <w:rFonts w:ascii="Times New Roman" w:hAnsi="Times New Roman" w:cs="Times New Roman"/>
          <w:u w:val="single"/>
        </w:rPr>
        <w:instrText xml:space="preserve"> REF _Ref170104120 \w \h </w:instrText>
      </w:r>
      <w:r w:rsidR="00D162BB" w:rsidRPr="00A10F37">
        <w:rPr>
          <w:rFonts w:ascii="Times New Roman" w:hAnsi="Times New Roman" w:cs="Times New Roman"/>
          <w:u w:val="single"/>
        </w:rPr>
        <w:instrText xml:space="preserve"> \* MERGEFORMAT </w:instrText>
      </w:r>
      <w:r w:rsidR="00EF60F5" w:rsidRPr="00A10F37">
        <w:rPr>
          <w:rFonts w:ascii="Times New Roman" w:hAnsi="Times New Roman" w:cs="Times New Roman"/>
          <w:u w:val="single"/>
        </w:rPr>
      </w:r>
      <w:r w:rsidR="00EF60F5" w:rsidRPr="00A10F37">
        <w:rPr>
          <w:rFonts w:ascii="Times New Roman" w:hAnsi="Times New Roman" w:cs="Times New Roman"/>
          <w:u w:val="single"/>
        </w:rPr>
        <w:fldChar w:fldCharType="separate"/>
      </w:r>
      <w:r w:rsidR="00A01070">
        <w:rPr>
          <w:rFonts w:ascii="Times New Roman" w:hAnsi="Times New Roman" w:cs="Times New Roman"/>
          <w:u w:val="single"/>
        </w:rPr>
        <w:t>6</w:t>
      </w:r>
      <w:r w:rsidR="00EF60F5" w:rsidRPr="00A10F37">
        <w:rPr>
          <w:rFonts w:ascii="Times New Roman" w:hAnsi="Times New Roman" w:cs="Times New Roman"/>
          <w:u w:val="single"/>
        </w:rPr>
        <w:fldChar w:fldCharType="end"/>
      </w:r>
      <w:r w:rsidR="00724B2B" w:rsidRPr="00A10F37">
        <w:rPr>
          <w:rFonts w:ascii="Times New Roman" w:hAnsi="Times New Roman" w:cs="Times New Roman"/>
        </w:rPr>
        <w:t>.</w:t>
      </w:r>
    </w:p>
    <w:p w14:paraId="318D40CA" w14:textId="39BEFBE5" w:rsidR="00C4632D" w:rsidRPr="00A10F37" w:rsidRDefault="00204F3F" w:rsidP="00171370">
      <w:pPr>
        <w:pStyle w:val="ListParagraph"/>
        <w:numPr>
          <w:ilvl w:val="1"/>
          <w:numId w:val="2"/>
        </w:numPr>
        <w:spacing w:before="120" w:after="120"/>
        <w:contextualSpacing w:val="0"/>
        <w:jc w:val="both"/>
        <w:rPr>
          <w:rFonts w:ascii="Times New Roman" w:hAnsi="Times New Roman" w:cs="Times New Roman"/>
          <w:b/>
          <w:bCs/>
          <w:i/>
          <w:iCs/>
        </w:rPr>
      </w:pPr>
      <w:r w:rsidRPr="00A10F37">
        <w:rPr>
          <w:rFonts w:ascii="Times New Roman" w:hAnsi="Times New Roman" w:cs="Times New Roman"/>
          <w:b/>
          <w:bCs/>
          <w:i/>
          <w:iCs/>
        </w:rPr>
        <w:t>Multisig Private Key</w:t>
      </w:r>
      <w:r w:rsidR="00923304" w:rsidRPr="00A10F37">
        <w:rPr>
          <w:rFonts w:ascii="Times New Roman" w:hAnsi="Times New Roman" w:cs="Times New Roman"/>
          <w:b/>
          <w:bCs/>
          <w:i/>
          <w:iCs/>
        </w:rPr>
        <w:t xml:space="preserve"> Management Practices</w:t>
      </w:r>
    </w:p>
    <w:p w14:paraId="177A4FE2" w14:textId="2F036D85"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 xml:space="preserve">Key Generation </w:t>
      </w:r>
    </w:p>
    <w:p w14:paraId="59DE3A6C" w14:textId="62A98746"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Board or an Officer shall provide each person intended to be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w:t>
      </w:r>
      <w:r w:rsidRPr="00A10F37">
        <w:rPr>
          <w:rFonts w:ascii="Times New Roman" w:hAnsi="Times New Roman" w:cs="Times New Roman"/>
          <w:b/>
          <w:bCs/>
          <w:i/>
          <w:iCs/>
        </w:rPr>
        <w:t xml:space="preserve">Prospective </w:t>
      </w:r>
      <w:r w:rsidR="00163DFF" w:rsidRPr="00A10F37">
        <w:rPr>
          <w:rFonts w:ascii="Times New Roman" w:hAnsi="Times New Roman" w:cs="Times New Roman"/>
          <w:b/>
          <w:bCs/>
          <w:i/>
          <w:iCs/>
          <w:noProof/>
        </w:rPr>
        <w:t>Alliance</w:t>
      </w:r>
      <w:r w:rsidRPr="00A10F37">
        <w:rPr>
          <w:rFonts w:ascii="Times New Roman" w:hAnsi="Times New Roman" w:cs="Times New Roman"/>
          <w:b/>
          <w:bCs/>
          <w:i/>
          <w:iCs/>
        </w:rPr>
        <w:t xml:space="preserve"> </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Member</w:t>
      </w:r>
      <w:r w:rsidRPr="00A10F37">
        <w:rPr>
          <w:rFonts w:ascii="Times New Roman" w:hAnsi="Times New Roman" w:cs="Times New Roman"/>
        </w:rPr>
        <w:t xml:space="preserve">”) with instructions for generating a Private Key intended for use in 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and such Prospective </w:t>
      </w:r>
      <w:r w:rsidR="0095619E"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follow such instructions strictly.</w:t>
      </w:r>
    </w:p>
    <w:p w14:paraId="09E76664" w14:textId="15D4D282"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Each Private Key must be unique to one and only one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and not shared with or accessible to the BORG or any other person. </w:t>
      </w:r>
    </w:p>
    <w:p w14:paraId="06CCC437" w14:textId="619635D2"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Private Key generated by a Prospective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in accordance with the aforementioned requirements may be deemed to be the </w:t>
      </w:r>
      <w:r w:rsidR="00A9686D" w:rsidRPr="00A10F37">
        <w:rPr>
          <w:rFonts w:ascii="Times New Roman" w:hAnsi="Times New Roman" w:cs="Times New Roman"/>
        </w:rPr>
        <w:t>Multisig</w:t>
      </w:r>
      <w:r w:rsidRPr="00A10F37">
        <w:rPr>
          <w:rFonts w:ascii="Times New Roman" w:hAnsi="Times New Roman" w:cs="Times New Roman"/>
        </w:rPr>
        <w:t xml:space="preserve"> Private Key of such Prospective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for one or more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s, and thus the Prospective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become a</w:t>
      </w:r>
      <w:r w:rsidR="0095619E" w:rsidRPr="00A10F37">
        <w:rPr>
          <w:rFonts w:ascii="Times New Roman" w:hAnsi="Times New Roman" w:cs="Times New Roman"/>
        </w:rPr>
        <w:t>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for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(s). </w:t>
      </w:r>
    </w:p>
    <w:p w14:paraId="4DD286CE" w14:textId="53B06136" w:rsidR="00C4632D"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lastRenderedPageBreak/>
        <w:t xml:space="preserve">From time to time, the Board may require and direct that any </w:t>
      </w:r>
      <w:r w:rsidR="00A9686D" w:rsidRPr="00A10F37">
        <w:rPr>
          <w:rFonts w:ascii="Times New Roman" w:hAnsi="Times New Roman" w:cs="Times New Roman"/>
        </w:rPr>
        <w:t>Multisig</w:t>
      </w:r>
      <w:r w:rsidRPr="00A10F37">
        <w:rPr>
          <w:rFonts w:ascii="Times New Roman" w:hAnsi="Times New Roman" w:cs="Times New Roman"/>
        </w:rPr>
        <w:t xml:space="preserve"> </w:t>
      </w:r>
      <w:r w:rsidR="00163DFF" w:rsidRPr="00A10F37">
        <w:rPr>
          <w:rFonts w:ascii="Times New Roman" w:hAnsi="Times New Roman" w:cs="Times New Roman"/>
          <w:noProof/>
        </w:rPr>
        <w:t>Alliance</w:t>
      </w:r>
      <w:r w:rsidRPr="00A10F37">
        <w:rPr>
          <w:rFonts w:ascii="Times New Roman" w:hAnsi="Times New Roman" w:cs="Times New Roman"/>
        </w:rPr>
        <w:t xml:space="preserve"> Member replace or substitute any </w:t>
      </w:r>
      <w:r w:rsidR="00A9686D" w:rsidRPr="00A10F37">
        <w:rPr>
          <w:rFonts w:ascii="Times New Roman" w:hAnsi="Times New Roman" w:cs="Times New Roman"/>
        </w:rPr>
        <w:t>Multisig</w:t>
      </w:r>
      <w:r w:rsidRPr="00A10F37">
        <w:rPr>
          <w:rFonts w:ascii="Times New Roman" w:hAnsi="Times New Roman" w:cs="Times New Roman"/>
        </w:rPr>
        <w:t xml:space="preserve"> Private Key with a new Private Key generated in accordance with the aforementioned requirements.</w:t>
      </w:r>
    </w:p>
    <w:p w14:paraId="68F72E55" w14:textId="205C9054"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The Private Key shall be the property of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or Prospective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and shall not constitute the property of the BORG. The Private Key of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or Prospective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not represent any interest in any asset which is controlled by a </w:t>
      </w:r>
      <w:r w:rsidR="00A9686D" w:rsidRPr="00A10F37">
        <w:rPr>
          <w:rFonts w:ascii="Times New Roman" w:hAnsi="Times New Roman" w:cs="Times New Roman"/>
        </w:rPr>
        <w:t>Multisig</w:t>
      </w:r>
      <w:r w:rsidR="0050423F" w:rsidRPr="00A10F37">
        <w:rPr>
          <w:rFonts w:ascii="Times New Roman" w:hAnsi="Times New Roman" w:cs="Times New Roman"/>
        </w:rPr>
        <w:t>.</w:t>
      </w:r>
    </w:p>
    <w:p w14:paraId="6DB94F7D" w14:textId="118207E0"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Private Key Security</w:t>
      </w:r>
    </w:p>
    <w:p w14:paraId="792B5BBA" w14:textId="5A377602"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securely hold, custody and safeguard his or her </w:t>
      </w:r>
      <w:r w:rsidR="00A9686D" w:rsidRPr="00A10F37">
        <w:rPr>
          <w:rFonts w:ascii="Times New Roman" w:hAnsi="Times New Roman" w:cs="Times New Roman"/>
        </w:rPr>
        <w:t>Multisig</w:t>
      </w:r>
      <w:r w:rsidRPr="00A10F37">
        <w:rPr>
          <w:rFonts w:ascii="Times New Roman" w:hAnsi="Times New Roman" w:cs="Times New Roman"/>
        </w:rPr>
        <w:t xml:space="preserve"> Private Key(s) and immediately notify the BORG and the other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if any of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w:t>
      </w:r>
      <w:r w:rsidR="00A9686D" w:rsidRPr="00A10F37">
        <w:rPr>
          <w:rFonts w:ascii="Times New Roman" w:hAnsi="Times New Roman" w:cs="Times New Roman"/>
        </w:rPr>
        <w:t>Multisig</w:t>
      </w:r>
      <w:r w:rsidRPr="00A10F37">
        <w:rPr>
          <w:rFonts w:ascii="Times New Roman" w:hAnsi="Times New Roman" w:cs="Times New Roman"/>
        </w:rPr>
        <w:t xml:space="preserve"> Private Key(s) could reasonably be expected to have been stolen, published or otherwise accessed by, made available to or become known to any other person (including any other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w:t>
      </w:r>
    </w:p>
    <w:p w14:paraId="0F6AEF60" w14:textId="53E04A6C" w:rsidR="00923304" w:rsidRPr="00A10F37" w:rsidRDefault="00163DFF"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noProof/>
        </w:rPr>
        <w:t>Alliance</w:t>
      </w:r>
      <w:r w:rsidR="00923304" w:rsidRPr="00A10F37">
        <w:rPr>
          <w:rFonts w:ascii="Times New Roman" w:hAnsi="Times New Roman" w:cs="Times New Roman"/>
        </w:rPr>
        <w:t xml:space="preserve"> </w:t>
      </w:r>
      <w:r w:rsidR="00A9686D" w:rsidRPr="00A10F37">
        <w:rPr>
          <w:rFonts w:ascii="Times New Roman" w:hAnsi="Times New Roman" w:cs="Times New Roman"/>
        </w:rPr>
        <w:t>Multisig</w:t>
      </w:r>
      <w:r w:rsidR="00923304" w:rsidRPr="00A10F37">
        <w:rPr>
          <w:rFonts w:ascii="Times New Roman" w:hAnsi="Times New Roman" w:cs="Times New Roman"/>
        </w:rPr>
        <w:t xml:space="preserve"> Members shall not disclose or make available any </w:t>
      </w:r>
      <w:r w:rsidR="0095619E" w:rsidRPr="00A10F37">
        <w:rPr>
          <w:rFonts w:ascii="Times New Roman" w:hAnsi="Times New Roman" w:cs="Times New Roman"/>
          <w:noProof/>
        </w:rPr>
        <w:t>Alliance</w:t>
      </w:r>
      <w:r w:rsidR="00923304" w:rsidRPr="00A10F37">
        <w:rPr>
          <w:rFonts w:ascii="Times New Roman" w:hAnsi="Times New Roman" w:cs="Times New Roman"/>
        </w:rPr>
        <w:t xml:space="preserve"> </w:t>
      </w:r>
      <w:r w:rsidR="00A9686D" w:rsidRPr="00A10F37">
        <w:rPr>
          <w:rFonts w:ascii="Times New Roman" w:hAnsi="Times New Roman" w:cs="Times New Roman"/>
        </w:rPr>
        <w:t>Multisig</w:t>
      </w:r>
      <w:r w:rsidR="00923304" w:rsidRPr="00A10F37">
        <w:rPr>
          <w:rFonts w:ascii="Times New Roman" w:hAnsi="Times New Roman" w:cs="Times New Roman"/>
        </w:rPr>
        <w:t xml:space="preserve"> Private Key to, or share any </w:t>
      </w:r>
      <w:r w:rsidRPr="00A10F37">
        <w:rPr>
          <w:rFonts w:ascii="Times New Roman" w:hAnsi="Times New Roman" w:cs="Times New Roman"/>
          <w:noProof/>
        </w:rPr>
        <w:t>Alliance</w:t>
      </w:r>
      <w:r w:rsidR="00923304" w:rsidRPr="00A10F37">
        <w:rPr>
          <w:rFonts w:ascii="Times New Roman" w:hAnsi="Times New Roman" w:cs="Times New Roman"/>
        </w:rPr>
        <w:t xml:space="preserve"> </w:t>
      </w:r>
      <w:r w:rsidR="00A9686D" w:rsidRPr="00A10F37">
        <w:rPr>
          <w:rFonts w:ascii="Times New Roman" w:hAnsi="Times New Roman" w:cs="Times New Roman"/>
        </w:rPr>
        <w:t>Multisig</w:t>
      </w:r>
      <w:r w:rsidR="00923304" w:rsidRPr="00A10F37">
        <w:rPr>
          <w:rFonts w:ascii="Times New Roman" w:hAnsi="Times New Roman" w:cs="Times New Roman"/>
        </w:rPr>
        <w:t xml:space="preserve"> Private Key with, any other person, including other </w:t>
      </w:r>
      <w:r w:rsidRPr="00A10F37">
        <w:rPr>
          <w:rFonts w:ascii="Times New Roman" w:hAnsi="Times New Roman" w:cs="Times New Roman"/>
          <w:noProof/>
        </w:rPr>
        <w:t>Alliance</w:t>
      </w:r>
      <w:r w:rsidR="00923304" w:rsidRPr="00A10F37">
        <w:rPr>
          <w:rFonts w:ascii="Times New Roman" w:hAnsi="Times New Roman" w:cs="Times New Roman"/>
        </w:rPr>
        <w:t xml:space="preserve"> </w:t>
      </w:r>
      <w:r w:rsidR="00A9686D" w:rsidRPr="00A10F37">
        <w:rPr>
          <w:rFonts w:ascii="Times New Roman" w:hAnsi="Times New Roman" w:cs="Times New Roman"/>
        </w:rPr>
        <w:t>Multisig</w:t>
      </w:r>
      <w:r w:rsidR="00923304" w:rsidRPr="00A10F37">
        <w:rPr>
          <w:rFonts w:ascii="Times New Roman" w:hAnsi="Times New Roman" w:cs="Times New Roman"/>
        </w:rPr>
        <w:t xml:space="preserve"> Members.</w:t>
      </w:r>
    </w:p>
    <w:p w14:paraId="146DF2A5" w14:textId="7ADA168E"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 xml:space="preserve">Ownership of </w:t>
      </w:r>
      <w:r w:rsidR="00A9686D" w:rsidRPr="00A10F37">
        <w:rPr>
          <w:rFonts w:ascii="Times New Roman" w:hAnsi="Times New Roman" w:cs="Times New Roman"/>
          <w:b/>
          <w:bCs/>
        </w:rPr>
        <w:t>Multisig</w:t>
      </w:r>
      <w:r w:rsidRPr="00A10F37">
        <w:rPr>
          <w:rFonts w:ascii="Times New Roman" w:hAnsi="Times New Roman" w:cs="Times New Roman"/>
          <w:b/>
          <w:bCs/>
        </w:rPr>
        <w:t>-Controlled Property</w:t>
      </w:r>
    </w:p>
    <w:p w14:paraId="59026354" w14:textId="4AE2209F"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Unless otherwise expressly agreed by the relevant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and the BORG in writing, no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be deemed to own any Community Tokens held in, by or through any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or any other Blockchain Tokens, digital assets or other property held in, by or through, or received by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on account of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participation in any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(including, without limitation, any “airdrops” or other distributions of Blockchain Tokens received or claimable by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externally owned account or</w:t>
      </w:r>
      <w:r w:rsidR="008F76A7" w:rsidRPr="00A10F37">
        <w:rPr>
          <w:rFonts w:ascii="Times New Roman" w:hAnsi="Times New Roman" w:cs="Times New Roman"/>
        </w:rPr>
        <w:t xml:space="preserve"> </w:t>
      </w:r>
      <w:r w:rsidRPr="00A10F37">
        <w:rPr>
          <w:rFonts w:ascii="Times New Roman" w:hAnsi="Times New Roman" w:cs="Times New Roman"/>
        </w:rPr>
        <w:t xml:space="preserve">blockchain address on account of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participation in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w:t>
      </w:r>
    </w:p>
    <w:p w14:paraId="4BA980FB" w14:textId="64021B4A"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In the event any such Community Tokens or other Blockchain Tokens, digital assets or other property is not owned by a third party, then such Community Tokens or other Blockchain Tokens or property shall automatically be deemed to be owned by, and constitute the sole property of, the BORG. </w:t>
      </w:r>
    </w:p>
    <w:p w14:paraId="40C5F380" w14:textId="6E4B0ED9"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In the event </w:t>
      </w:r>
      <w:r w:rsidR="0095619E"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receives any property of the BORG to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externally owned account or blockchain address,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promptly notify the BORG and remit such property to the BORG in the manner directed by the BORG (which may include depositing such property into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w:t>
      </w:r>
    </w:p>
    <w:p w14:paraId="051B58EF" w14:textId="4FE34D63"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rPr>
      </w:pPr>
      <w:r w:rsidRPr="00A10F37">
        <w:rPr>
          <w:rFonts w:ascii="Times New Roman" w:hAnsi="Times New Roman" w:cs="Times New Roman"/>
        </w:rPr>
        <w:t xml:space="preserve">In no event shall any </w:t>
      </w:r>
      <w:r w:rsidR="00A9686D" w:rsidRPr="00A10F37">
        <w:rPr>
          <w:rFonts w:ascii="Times New Roman" w:hAnsi="Times New Roman" w:cs="Times New Roman"/>
        </w:rPr>
        <w:t>Multisig</w:t>
      </w:r>
      <w:r w:rsidRPr="00A10F37">
        <w:rPr>
          <w:rFonts w:ascii="Times New Roman" w:hAnsi="Times New Roman" w:cs="Times New Roman"/>
        </w:rPr>
        <w:t xml:space="preserv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or the BORG be deemed to own or control the Community Module, the Community Autonomous Systems, or any assets held therein or controlled thereby. </w:t>
      </w:r>
    </w:p>
    <w:p w14:paraId="052F7DBA" w14:textId="351010AA"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i/>
          <w:iCs/>
        </w:rPr>
      </w:pPr>
      <w:r w:rsidRPr="00A10F37">
        <w:rPr>
          <w:rFonts w:ascii="Times New Roman" w:hAnsi="Times New Roman" w:cs="Times New Roman"/>
          <w:b/>
          <w:bCs/>
        </w:rPr>
        <w:t xml:space="preserve">Conduct of </w:t>
      </w:r>
      <w:r w:rsidR="00163DFF" w:rsidRPr="00A10F37">
        <w:rPr>
          <w:rFonts w:ascii="Times New Roman" w:hAnsi="Times New Roman" w:cs="Times New Roman"/>
          <w:b/>
          <w:bCs/>
        </w:rPr>
        <w:t>Alliance</w:t>
      </w:r>
      <w:r w:rsidRPr="00A10F37">
        <w:rPr>
          <w:rFonts w:ascii="Times New Roman" w:hAnsi="Times New Roman" w:cs="Times New Roman"/>
          <w:b/>
          <w:bCs/>
        </w:rPr>
        <w:t xml:space="preserve"> </w:t>
      </w:r>
      <w:r w:rsidR="00A9686D" w:rsidRPr="00A10F37">
        <w:rPr>
          <w:rFonts w:ascii="Times New Roman" w:hAnsi="Times New Roman" w:cs="Times New Roman"/>
          <w:b/>
          <w:bCs/>
        </w:rPr>
        <w:t>Multisig</w:t>
      </w:r>
      <w:r w:rsidRPr="00A10F37">
        <w:rPr>
          <w:rFonts w:ascii="Times New Roman" w:hAnsi="Times New Roman" w:cs="Times New Roman"/>
          <w:b/>
          <w:bCs/>
        </w:rPr>
        <w:t xml:space="preserve"> Members</w:t>
      </w:r>
    </w:p>
    <w:p w14:paraId="09F70531" w14:textId="2FBF4E16"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u w:val="single"/>
        </w:rPr>
      </w:pPr>
      <w:r w:rsidRPr="00A10F37">
        <w:rPr>
          <w:rFonts w:ascii="Times New Roman" w:hAnsi="Times New Roman" w:cs="Times New Roman"/>
          <w:u w:val="single"/>
        </w:rPr>
        <w:t xml:space="preserve">Coordination Among </w:t>
      </w:r>
      <w:r w:rsidR="00163DFF" w:rsidRPr="00A10F37">
        <w:rPr>
          <w:rFonts w:ascii="Times New Roman" w:hAnsi="Times New Roman" w:cs="Times New Roman"/>
          <w:u w:val="single"/>
        </w:rPr>
        <w:t>Alliance</w:t>
      </w:r>
      <w:r w:rsidRPr="00A10F37">
        <w:rPr>
          <w:rFonts w:ascii="Times New Roman" w:hAnsi="Times New Roman" w:cs="Times New Roman"/>
          <w:u w:val="single"/>
        </w:rPr>
        <w:t xml:space="preserve"> </w:t>
      </w:r>
      <w:r w:rsidR="00A9686D" w:rsidRPr="00A10F37">
        <w:rPr>
          <w:rFonts w:ascii="Times New Roman" w:hAnsi="Times New Roman" w:cs="Times New Roman"/>
          <w:u w:val="single"/>
        </w:rPr>
        <w:t>Multisig</w:t>
      </w:r>
      <w:r w:rsidRPr="00A10F37">
        <w:rPr>
          <w:rFonts w:ascii="Times New Roman" w:hAnsi="Times New Roman" w:cs="Times New Roman"/>
          <w:u w:val="single"/>
        </w:rPr>
        <w:t xml:space="preserve"> Members; </w:t>
      </w:r>
      <w:r w:rsidR="00A9686D" w:rsidRPr="00A10F37">
        <w:rPr>
          <w:rFonts w:ascii="Times New Roman" w:hAnsi="Times New Roman" w:cs="Times New Roman"/>
          <w:u w:val="single"/>
        </w:rPr>
        <w:t>Multisig</w:t>
      </w:r>
      <w:r w:rsidRPr="00A10F37">
        <w:rPr>
          <w:rFonts w:ascii="Times New Roman" w:hAnsi="Times New Roman" w:cs="Times New Roman"/>
          <w:u w:val="single"/>
        </w:rPr>
        <w:t xml:space="preserve"> Procedures</w:t>
      </w:r>
    </w:p>
    <w:p w14:paraId="2F358629" w14:textId="2FC0D8FB" w:rsidR="00C4632D" w:rsidRPr="00A10F37" w:rsidRDefault="00923304" w:rsidP="00D162BB">
      <w:pPr>
        <w:pStyle w:val="ListParagraph"/>
        <w:numPr>
          <w:ilvl w:val="4"/>
          <w:numId w:val="2"/>
        </w:numPr>
        <w:spacing w:before="120" w:after="120" w:line="240" w:lineRule="auto"/>
        <w:ind w:left="2070" w:hanging="360"/>
        <w:contextualSpacing w:val="0"/>
        <w:jc w:val="both"/>
        <w:rPr>
          <w:rFonts w:ascii="Times New Roman" w:hAnsi="Times New Roman" w:cs="Times New Roman"/>
        </w:rPr>
      </w:pPr>
      <w:r w:rsidRPr="00A10F37">
        <w:rPr>
          <w:rFonts w:ascii="Times New Roman" w:hAnsi="Times New Roman" w:cs="Times New Roman"/>
        </w:rPr>
        <w:t xml:space="preserve">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undertake to maintain good relations with and engage in reasonably prompt, frequent and timely consultation and cooperation with the other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on all other matters arising in connection with or relating to the BORG. </w:t>
      </w:r>
    </w:p>
    <w:p w14:paraId="56D5D5D6" w14:textId="22ABAEF5" w:rsidR="00C4632D" w:rsidRPr="00A10F37" w:rsidRDefault="00923304" w:rsidP="00D162BB">
      <w:pPr>
        <w:pStyle w:val="ListParagraph"/>
        <w:numPr>
          <w:ilvl w:val="4"/>
          <w:numId w:val="2"/>
        </w:numPr>
        <w:spacing w:before="120" w:after="120" w:line="240" w:lineRule="auto"/>
        <w:ind w:left="2070" w:hanging="360"/>
        <w:contextualSpacing w:val="0"/>
        <w:jc w:val="both"/>
        <w:rPr>
          <w:rFonts w:ascii="Times New Roman" w:hAnsi="Times New Roman" w:cs="Times New Roman"/>
        </w:rPr>
      </w:pPr>
      <w:r w:rsidRPr="00A10F37">
        <w:rPr>
          <w:rFonts w:ascii="Times New Roman" w:hAnsi="Times New Roman" w:cs="Times New Roman"/>
        </w:rPr>
        <w:lastRenderedPageBreak/>
        <w:t xml:space="preserve">The </w:t>
      </w:r>
      <w:r w:rsidR="006F7420" w:rsidRPr="00A10F37">
        <w:rPr>
          <w:rFonts w:ascii="Times New Roman" w:hAnsi="Times New Roman" w:cs="Times New Roman"/>
        </w:rPr>
        <w:t xml:space="preserve">Director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may from time to time establish various standard rules, practices, customs, protocols and procedures related to being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or participating in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provided that the foregoing are only supplemental to these Bylaws and do not conflict with, amend, terminate, limit or waive any express provision of or right or duty existing under these Bylaws (the “</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Procedures</w:t>
      </w:r>
      <w:r w:rsidRPr="00A10F37">
        <w:rPr>
          <w:rFonts w:ascii="Times New Roman" w:hAnsi="Times New Roman" w:cs="Times New Roman"/>
        </w:rPr>
        <w:t xml:space="preserve">”). </w:t>
      </w:r>
    </w:p>
    <w:p w14:paraId="3913FB17" w14:textId="77777777" w:rsidR="00C20AAC" w:rsidRPr="00A10F37" w:rsidRDefault="00A9686D" w:rsidP="006F7420">
      <w:pPr>
        <w:pStyle w:val="ListParagraph"/>
        <w:numPr>
          <w:ilvl w:val="4"/>
          <w:numId w:val="2"/>
        </w:numPr>
        <w:spacing w:before="120" w:after="120" w:line="240" w:lineRule="auto"/>
        <w:ind w:left="2070" w:hanging="360"/>
        <w:contextualSpacing w:val="0"/>
        <w:jc w:val="both"/>
        <w:rPr>
          <w:rFonts w:ascii="Times New Roman" w:hAnsi="Times New Roman" w:cs="Times New Roman"/>
        </w:rPr>
      </w:pPr>
      <w:r w:rsidRPr="00A10F37">
        <w:rPr>
          <w:rFonts w:ascii="Times New Roman" w:hAnsi="Times New Roman" w:cs="Times New Roman"/>
        </w:rPr>
        <w:t>Multisig</w:t>
      </w:r>
      <w:r w:rsidR="00923304" w:rsidRPr="00A10F37">
        <w:rPr>
          <w:rFonts w:ascii="Times New Roman" w:hAnsi="Times New Roman" w:cs="Times New Roman"/>
        </w:rPr>
        <w:t xml:space="preserve"> Procedures may be established through course of conduct, informal agreement, or other </w:t>
      </w:r>
      <w:r w:rsidR="006F7420" w:rsidRPr="00A10F37">
        <w:rPr>
          <w:rFonts w:ascii="Times New Roman" w:hAnsi="Times New Roman" w:cs="Times New Roman"/>
        </w:rPr>
        <w:t xml:space="preserve">reasonable </w:t>
      </w:r>
      <w:r w:rsidR="00923304" w:rsidRPr="00A10F37">
        <w:rPr>
          <w:rFonts w:ascii="Times New Roman" w:hAnsi="Times New Roman" w:cs="Times New Roman"/>
        </w:rPr>
        <w:t xml:space="preserve">means providing the </w:t>
      </w:r>
      <w:r w:rsidR="00163DFF" w:rsidRPr="00A10F37">
        <w:rPr>
          <w:rFonts w:ascii="Times New Roman" w:hAnsi="Times New Roman" w:cs="Times New Roman"/>
          <w:noProof/>
        </w:rPr>
        <w:t>Alliance</w:t>
      </w:r>
      <w:r w:rsidR="00923304" w:rsidRPr="00A10F37">
        <w:rPr>
          <w:rFonts w:ascii="Times New Roman" w:hAnsi="Times New Roman" w:cs="Times New Roman"/>
        </w:rPr>
        <w:t xml:space="preserve"> </w:t>
      </w:r>
      <w:r w:rsidRPr="00A10F37">
        <w:rPr>
          <w:rFonts w:ascii="Times New Roman" w:hAnsi="Times New Roman" w:cs="Times New Roman"/>
        </w:rPr>
        <w:t>Multisig</w:t>
      </w:r>
      <w:r w:rsidR="00923304" w:rsidRPr="00A10F37">
        <w:rPr>
          <w:rFonts w:ascii="Times New Roman" w:hAnsi="Times New Roman" w:cs="Times New Roman"/>
        </w:rPr>
        <w:t xml:space="preserve"> Members with reasonable notice thereof. </w:t>
      </w:r>
    </w:p>
    <w:p w14:paraId="72878B82" w14:textId="68F7B0C6" w:rsidR="00923304" w:rsidRPr="00A10F37" w:rsidRDefault="00923304" w:rsidP="006F7420">
      <w:pPr>
        <w:pStyle w:val="ListParagraph"/>
        <w:numPr>
          <w:ilvl w:val="4"/>
          <w:numId w:val="2"/>
        </w:numPr>
        <w:spacing w:before="120" w:after="120" w:line="240" w:lineRule="auto"/>
        <w:ind w:left="2070" w:hanging="360"/>
        <w:contextualSpacing w:val="0"/>
        <w:jc w:val="both"/>
        <w:rPr>
          <w:rFonts w:ascii="Times New Roman" w:hAnsi="Times New Roman" w:cs="Times New Roman"/>
        </w:rPr>
      </w:pPr>
      <w:r w:rsidRPr="00A10F37">
        <w:rPr>
          <w:rFonts w:ascii="Times New Roman" w:hAnsi="Times New Roman" w:cs="Times New Roman"/>
        </w:rPr>
        <w:t xml:space="preserve">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comply with any </w:t>
      </w:r>
      <w:r w:rsidR="00A9686D" w:rsidRPr="00A10F37">
        <w:rPr>
          <w:rFonts w:ascii="Times New Roman" w:hAnsi="Times New Roman" w:cs="Times New Roman"/>
        </w:rPr>
        <w:t>Multisig</w:t>
      </w:r>
      <w:r w:rsidRPr="00A10F37">
        <w:rPr>
          <w:rFonts w:ascii="Times New Roman" w:hAnsi="Times New Roman" w:cs="Times New Roman"/>
        </w:rPr>
        <w:t xml:space="preserve"> Procedures of which it is</w:t>
      </w:r>
      <w:r w:rsidR="00F608A4" w:rsidRPr="00A10F37">
        <w:rPr>
          <w:rFonts w:ascii="Times New Roman" w:hAnsi="Times New Roman" w:cs="Times New Roman"/>
        </w:rPr>
        <w:t xml:space="preserve"> or reasonably should be aware</w:t>
      </w:r>
      <w:r w:rsidRPr="00A10F37">
        <w:rPr>
          <w:rFonts w:ascii="Times New Roman" w:hAnsi="Times New Roman" w:cs="Times New Roman"/>
        </w:rPr>
        <w:t>.</w:t>
      </w:r>
    </w:p>
    <w:p w14:paraId="54FFFEB3" w14:textId="691B8234" w:rsidR="00923304" w:rsidRPr="00A10F37" w:rsidRDefault="00923304"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i/>
          <w:iCs/>
        </w:rPr>
      </w:pPr>
      <w:r w:rsidRPr="00A10F37">
        <w:rPr>
          <w:rFonts w:ascii="Times New Roman" w:hAnsi="Times New Roman" w:cs="Times New Roman"/>
          <w:u w:val="single"/>
        </w:rPr>
        <w:t>Proposals; Response to Proposals</w:t>
      </w:r>
      <w:r w:rsidRPr="00A10F37">
        <w:rPr>
          <w:rFonts w:ascii="Times New Roman" w:hAnsi="Times New Roman" w:cs="Times New Roman"/>
          <w:i/>
          <w:iCs/>
        </w:rPr>
        <w:t>.</w:t>
      </w:r>
    </w:p>
    <w:p w14:paraId="7BDAF842" w14:textId="4D624D8C" w:rsidR="00923304" w:rsidRPr="00A10F37" w:rsidRDefault="00923304" w:rsidP="00D162BB">
      <w:pPr>
        <w:spacing w:before="120" w:after="120" w:line="240" w:lineRule="auto"/>
        <w:ind w:left="1440"/>
        <w:jc w:val="both"/>
        <w:rPr>
          <w:rFonts w:ascii="Times New Roman" w:hAnsi="Times New Roman" w:cs="Times New Roman"/>
        </w:rPr>
      </w:pPr>
      <w:r w:rsidRPr="00A10F37">
        <w:rPr>
          <w:rFonts w:ascii="Times New Roman" w:hAnsi="Times New Roman" w:cs="Times New Roman"/>
        </w:rPr>
        <w:t xml:space="preserve">Any </w:t>
      </w:r>
      <w:r w:rsidR="00F27CF4" w:rsidRPr="00A10F37">
        <w:rPr>
          <w:rFonts w:ascii="Times New Roman" w:hAnsi="Times New Roman" w:cs="Times New Roman"/>
        </w:rPr>
        <w:t xml:space="preserve">Director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may from time to time propose that a certain action be taken or transaction effected by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pursuant to the Authorized Uses. </w:t>
      </w:r>
      <w:r w:rsidR="00814F01" w:rsidRPr="00A10F37">
        <w:rPr>
          <w:rFonts w:ascii="Times New Roman" w:hAnsi="Times New Roman" w:cs="Times New Roman"/>
        </w:rPr>
        <w:t>A</w:t>
      </w:r>
      <w:r w:rsidR="00F27CF4" w:rsidRPr="00A10F37">
        <w:rPr>
          <w:rFonts w:ascii="Times New Roman" w:hAnsi="Times New Roman" w:cs="Times New Roman"/>
        </w:rPr>
        <w:t xml:space="preserve"> Director </w:t>
      </w:r>
      <w:r w:rsidR="00814F01" w:rsidRPr="00A10F37">
        <w:rPr>
          <w:rFonts w:ascii="Times New Roman" w:hAnsi="Times New Roman" w:cs="Times New Roman"/>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make such a proposal by signing with such </w:t>
      </w:r>
      <w:r w:rsidR="00F27CF4" w:rsidRPr="00A10F37">
        <w:rPr>
          <w:rFonts w:ascii="Times New Roman" w:hAnsi="Times New Roman" w:cs="Times New Roman"/>
        </w:rPr>
        <w:t xml:space="preserve">Director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w:t>
      </w:r>
      <w:r w:rsidR="00A9686D" w:rsidRPr="00A10F37">
        <w:rPr>
          <w:rFonts w:ascii="Times New Roman" w:hAnsi="Times New Roman" w:cs="Times New Roman"/>
        </w:rPr>
        <w:t>Multisig</w:t>
      </w:r>
      <w:r w:rsidRPr="00A10F37">
        <w:rPr>
          <w:rFonts w:ascii="Times New Roman" w:hAnsi="Times New Roman" w:cs="Times New Roman"/>
        </w:rPr>
        <w:t xml:space="preserve"> Private Key a draft executable transaction message that, if such draft executable transaction message receives sufficient other such signatures from other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will be executed by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(each such proposal, a “</w:t>
      </w:r>
      <w:r w:rsidR="00163DFF" w:rsidRPr="00A10F37">
        <w:rPr>
          <w:rFonts w:ascii="Times New Roman" w:hAnsi="Times New Roman" w:cs="Times New Roman"/>
          <w:b/>
          <w:bCs/>
          <w:i/>
          <w:iCs/>
          <w:noProof/>
        </w:rPr>
        <w:t>Alliance</w:t>
      </w:r>
      <w:r w:rsidRPr="00A10F37">
        <w:rPr>
          <w:rFonts w:ascii="Times New Roman" w:hAnsi="Times New Roman" w:cs="Times New Roman"/>
          <w:b/>
          <w:bCs/>
          <w:i/>
          <w:iCs/>
        </w:rPr>
        <w:t xml:space="preserve"> </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Proposal</w:t>
      </w:r>
      <w:r w:rsidRPr="00A10F37">
        <w:rPr>
          <w:rFonts w:ascii="Times New Roman" w:hAnsi="Times New Roman" w:cs="Times New Roman"/>
        </w:rPr>
        <w:t xml:space="preserve">”). </w:t>
      </w:r>
      <w:r w:rsidR="00814F01" w:rsidRPr="00A10F37">
        <w:rPr>
          <w:rFonts w:ascii="Times New Roman" w:hAnsi="Times New Roman" w:cs="Times New Roman"/>
        </w:rPr>
        <w:t>A</w:t>
      </w:r>
      <w:r w:rsidR="00F27CF4" w:rsidRPr="00A10F37">
        <w:rPr>
          <w:rFonts w:ascii="Times New Roman" w:hAnsi="Times New Roman" w:cs="Times New Roman"/>
        </w:rPr>
        <w:t xml:space="preserve"> Director</w:t>
      </w:r>
      <w:r w:rsidR="00814F01" w:rsidRPr="00A10F37">
        <w:rPr>
          <w:rFonts w:ascii="Times New Roman" w:hAnsi="Times New Roman" w:cs="Times New Roman"/>
        </w:rPr>
        <w:t xml:space="preserve">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also follow any </w:t>
      </w:r>
      <w:r w:rsidR="00A9686D" w:rsidRPr="00A10F37">
        <w:rPr>
          <w:rFonts w:ascii="Times New Roman" w:hAnsi="Times New Roman" w:cs="Times New Roman"/>
        </w:rPr>
        <w:t>Multisig</w:t>
      </w:r>
      <w:r w:rsidRPr="00A10F37">
        <w:rPr>
          <w:rFonts w:ascii="Times New Roman" w:hAnsi="Times New Roman" w:cs="Times New Roman"/>
        </w:rPr>
        <w:t xml:space="preserve"> Procedures applicable to the making of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w:t>
      </w:r>
      <w:r w:rsidRPr="00A10F37">
        <w:rPr>
          <w:rFonts w:ascii="Times New Roman" w:hAnsi="Times New Roman" w:cs="Times New Roman"/>
          <w:i/>
          <w:iCs/>
        </w:rPr>
        <w:t>provided, however,</w:t>
      </w:r>
      <w:r w:rsidRPr="00A10F37">
        <w:rPr>
          <w:rFonts w:ascii="Times New Roman" w:hAnsi="Times New Roman" w:cs="Times New Roman"/>
        </w:rPr>
        <w:t xml:space="preserve"> that any breach or non-observance of a </w:t>
      </w:r>
      <w:r w:rsidR="00A9686D" w:rsidRPr="00A10F37">
        <w:rPr>
          <w:rFonts w:ascii="Times New Roman" w:hAnsi="Times New Roman" w:cs="Times New Roman"/>
        </w:rPr>
        <w:t>Multisig</w:t>
      </w:r>
      <w:r w:rsidRPr="00A10F37">
        <w:rPr>
          <w:rFonts w:ascii="Times New Roman" w:hAnsi="Times New Roman" w:cs="Times New Roman"/>
        </w:rPr>
        <w:t xml:space="preserve"> Procedure in respect of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shall not in itself impair, void, or require any reversal or limitation of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that is executed by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pursuant to the Authorized Uses and otherwise in accordance with these Bylaws. 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promptly, reasonably, diligently, independently, and in good faith evaluate the merits of 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solely in light of the Purposes, Authorized Uses and the Principles, and, based solely on such evaluation, and without regard to any personal or extrinsic interest or consideration, determine whether to vote in favor of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(i.e, to sign the relevant transaction message with such their respective </w:t>
      </w:r>
      <w:r w:rsidR="00A9686D" w:rsidRPr="00A10F37">
        <w:rPr>
          <w:rFonts w:ascii="Times New Roman" w:hAnsi="Times New Roman" w:cs="Times New Roman"/>
        </w:rPr>
        <w:t>Multisig</w:t>
      </w:r>
      <w:r w:rsidRPr="00A10F37">
        <w:rPr>
          <w:rFonts w:ascii="Times New Roman" w:hAnsi="Times New Roman" w:cs="Times New Roman"/>
        </w:rPr>
        <w:t xml:space="preserve"> Private Keys) or vote against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(i.e, intentionally refrain from so signing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(each, a “</w:t>
      </w:r>
      <w:r w:rsidRPr="00A10F37">
        <w:rPr>
          <w:rFonts w:ascii="Times New Roman" w:hAnsi="Times New Roman" w:cs="Times New Roman"/>
          <w:b/>
          <w:bCs/>
          <w:i/>
          <w:iCs/>
        </w:rPr>
        <w:t>Signature Decision</w:t>
      </w:r>
      <w:r w:rsidRPr="00A10F37">
        <w:rPr>
          <w:rFonts w:ascii="Times New Roman" w:hAnsi="Times New Roman" w:cs="Times New Roman"/>
        </w:rPr>
        <w:t xml:space="preserve">”). Upon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reaching an affirmative Signature Decision with respect to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such </w:t>
      </w:r>
      <w:r w:rsidR="00F27CF4"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promptly sign the relevant transaction message with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Key for potential execution by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Once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has received sufficient signatures by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to be executed,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shall cause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to be executed by the</w:t>
      </w:r>
      <w:r w:rsidR="00F27CF4" w:rsidRPr="00A10F37">
        <w:rPr>
          <w:rFonts w:ascii="Times New Roman" w:hAnsi="Times New Roman" w:cs="Times New Roman"/>
        </w:rPr>
        <w:t xml:space="preserve">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as promptly as reasonably practicable in light of all applicable facts and circumstances, including security considerations relating to front-running and similar issues. For the avoidance of doubt,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and the BORG may make use of private mempools and other such confidentiality or transaction prioritization or transaction batching mechanisms in connection with the execution of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Proposals, as determined in their reasonable good faith discretion in light of the Authorized Uses, Purposes, and Principles. The approval by a sufficient number of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Members of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(to cause the </w:t>
      </w:r>
      <w:r w:rsidR="0095619E"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to execute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Proposal onchain or as otherwise provided by these Bylaws) shall constitute the action of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as a body.</w:t>
      </w:r>
    </w:p>
    <w:p w14:paraId="417C1934" w14:textId="236379CE" w:rsidR="00422832" w:rsidRPr="00A10F37" w:rsidRDefault="00422832" w:rsidP="00D162BB">
      <w:pPr>
        <w:spacing w:before="120" w:after="120" w:line="240" w:lineRule="auto"/>
        <w:ind w:left="1440"/>
        <w:jc w:val="both"/>
        <w:rPr>
          <w:rFonts w:ascii="Times New Roman" w:hAnsi="Times New Roman" w:cs="Times New Roman"/>
        </w:rPr>
      </w:pPr>
      <w:r w:rsidRPr="00A10F37">
        <w:rPr>
          <w:rFonts w:ascii="Times New Roman" w:hAnsi="Times New Roman" w:cs="Times New Roman"/>
        </w:rPr>
        <w:lastRenderedPageBreak/>
        <w:t xml:space="preserve">Notwithstanding the foregoing, Guardian Multisig Members shall assess Alliance Multisig Proposals solely in accordance with the role of Guardians as set forth in </w:t>
      </w:r>
      <w:r w:rsidRPr="00A10F37">
        <w:rPr>
          <w:rFonts w:ascii="Times New Roman" w:hAnsi="Times New Roman" w:cs="Times New Roman"/>
          <w:u w:val="single"/>
        </w:rPr>
        <w:t xml:space="preserve">Article </w:t>
      </w:r>
      <w:r w:rsidRPr="00A10F37">
        <w:rPr>
          <w:rFonts w:ascii="Times New Roman" w:hAnsi="Times New Roman" w:cs="Times New Roman"/>
          <w:u w:val="single"/>
        </w:rPr>
        <w:fldChar w:fldCharType="begin"/>
      </w:r>
      <w:r w:rsidRPr="00A10F37">
        <w:rPr>
          <w:rFonts w:ascii="Times New Roman" w:hAnsi="Times New Roman" w:cs="Times New Roman"/>
          <w:u w:val="single"/>
        </w:rPr>
        <w:instrText xml:space="preserve"> REF _Ref173085541 \w \h </w:instrText>
      </w:r>
      <w:r w:rsidRPr="00A10F37">
        <w:rPr>
          <w:rFonts w:ascii="Times New Roman" w:hAnsi="Times New Roman" w:cs="Times New Roman"/>
          <w:u w:val="single"/>
        </w:rPr>
      </w:r>
      <w:r w:rsidRPr="00A10F37">
        <w:rPr>
          <w:rFonts w:ascii="Times New Roman" w:hAnsi="Times New Roman" w:cs="Times New Roman"/>
          <w:u w:val="single"/>
        </w:rPr>
        <w:fldChar w:fldCharType="separate"/>
      </w:r>
      <w:r w:rsidR="00A01070">
        <w:rPr>
          <w:rFonts w:ascii="Times New Roman" w:hAnsi="Times New Roman" w:cs="Times New Roman"/>
          <w:u w:val="single"/>
        </w:rPr>
        <w:t>3.7.2</w:t>
      </w:r>
      <w:r w:rsidRPr="00A10F37">
        <w:rPr>
          <w:rFonts w:ascii="Times New Roman" w:hAnsi="Times New Roman" w:cs="Times New Roman"/>
          <w:u w:val="single"/>
        </w:rPr>
        <w:fldChar w:fldCharType="end"/>
      </w:r>
      <w:r w:rsidR="003B3E4E" w:rsidRPr="00A10F37">
        <w:rPr>
          <w:rFonts w:ascii="Times New Roman" w:hAnsi="Times New Roman" w:cs="Times New Roman"/>
        </w:rPr>
        <w:t>, and shall only approve Alliance Multisig Proposals that have been approved by at least a majority of the Director Alliance Multisig Members</w:t>
      </w:r>
      <w:r w:rsidR="003575FB" w:rsidRPr="00A10F37">
        <w:rPr>
          <w:rFonts w:ascii="Times New Roman" w:hAnsi="Times New Roman" w:cs="Times New Roman"/>
        </w:rPr>
        <w:t xml:space="preserve"> (or in the event there are two or fewer Director Alliance Multisig Members, all of the Director Alliance Multisig Members</w:t>
      </w:r>
      <w:r w:rsidR="000F6E7C" w:rsidRPr="00A10F37">
        <w:rPr>
          <w:rFonts w:ascii="Times New Roman" w:hAnsi="Times New Roman" w:cs="Times New Roman"/>
        </w:rPr>
        <w:t>)</w:t>
      </w:r>
      <w:r w:rsidR="003B3E4E" w:rsidRPr="00A10F37">
        <w:rPr>
          <w:rFonts w:ascii="Times New Roman" w:hAnsi="Times New Roman" w:cs="Times New Roman"/>
        </w:rPr>
        <w:t>.</w:t>
      </w:r>
    </w:p>
    <w:p w14:paraId="477AEB75" w14:textId="23C4CDC9"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b/>
          <w:bCs/>
        </w:rPr>
      </w:pPr>
      <w:r w:rsidRPr="00A10F37">
        <w:rPr>
          <w:rFonts w:ascii="Times New Roman" w:hAnsi="Times New Roman" w:cs="Times New Roman"/>
          <w:b/>
          <w:bCs/>
        </w:rPr>
        <w:t>Navigating Conflicting Community Interests</w:t>
      </w:r>
    </w:p>
    <w:p w14:paraId="33771A08" w14:textId="372327B4" w:rsidR="009A78D8" w:rsidRPr="00A10F37" w:rsidRDefault="00923304" w:rsidP="00A12BA7">
      <w:pPr>
        <w:pStyle w:val="ListParagraph"/>
        <w:tabs>
          <w:tab w:val="left" w:pos="1440"/>
          <w:tab w:val="left" w:pos="1800"/>
        </w:tabs>
        <w:spacing w:before="120" w:after="120" w:line="240" w:lineRule="auto"/>
        <w:ind w:left="1080"/>
        <w:contextualSpacing w:val="0"/>
        <w:jc w:val="both"/>
        <w:rPr>
          <w:rFonts w:ascii="Times New Roman" w:hAnsi="Times New Roman" w:cs="Times New Roman"/>
        </w:rPr>
      </w:pPr>
      <w:r w:rsidRPr="00A10F37">
        <w:rPr>
          <w:rFonts w:ascii="Times New Roman" w:hAnsi="Times New Roman" w:cs="Times New Roman"/>
        </w:rPr>
        <w:t>In considering how to act in connection with a matter that, when considered in light of the Purposes and the Principles, involves any</w:t>
      </w:r>
      <w:r w:rsidR="00FA69F2" w:rsidRPr="00A10F37">
        <w:rPr>
          <w:rFonts w:ascii="Times New Roman" w:hAnsi="Times New Roman" w:cs="Times New Roman"/>
        </w:rPr>
        <w:t xml:space="preserve"> material</w:t>
      </w:r>
      <w:r w:rsidRPr="00A10F37">
        <w:rPr>
          <w:rFonts w:ascii="Times New Roman" w:hAnsi="Times New Roman" w:cs="Times New Roman"/>
        </w:rPr>
        <w:t xml:space="preserve"> conflict, competition or inconsistency among the interests of categories of Community members, each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shall act in a manner intended to maximize benefits and minimize harms to the overall Community taking into account all relevant facts and circumstances then known to or reasonably discoverable by such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w:t>
      </w:r>
    </w:p>
    <w:p w14:paraId="3120F3CC" w14:textId="39E97D83" w:rsidR="00923304" w:rsidRPr="00A10F37" w:rsidRDefault="00923304" w:rsidP="00D162BB">
      <w:pPr>
        <w:pStyle w:val="ListParagraph"/>
        <w:numPr>
          <w:ilvl w:val="0"/>
          <w:numId w:val="2"/>
        </w:numPr>
        <w:spacing w:before="120" w:after="120" w:line="240" w:lineRule="auto"/>
        <w:contextualSpacing w:val="0"/>
        <w:jc w:val="both"/>
        <w:rPr>
          <w:rFonts w:ascii="Times New Roman" w:hAnsi="Times New Roman" w:cs="Times New Roman"/>
          <w:b/>
          <w:bCs/>
        </w:rPr>
      </w:pPr>
      <w:r w:rsidRPr="00A10F37">
        <w:rPr>
          <w:rFonts w:ascii="Times New Roman" w:hAnsi="Times New Roman" w:cs="Times New Roman"/>
          <w:b/>
          <w:bCs/>
        </w:rPr>
        <w:t>VOLUNTARY NATURE OF BORG ACTIVITIES; NO GENERAL DUTIES TO COMMUNITY; CONFLICTS OF INTEREST</w:t>
      </w:r>
    </w:p>
    <w:p w14:paraId="16710825" w14:textId="7B119B70" w:rsidR="00736892"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rPr>
      </w:pPr>
      <w:bookmarkStart w:id="33" w:name="_Ref170104303"/>
      <w:r w:rsidRPr="00A10F37">
        <w:rPr>
          <w:rFonts w:ascii="Times New Roman" w:hAnsi="Times New Roman" w:cs="Times New Roman"/>
        </w:rPr>
        <w:t xml:space="preserve">To the maximum extent permitted under </w:t>
      </w:r>
      <w:r w:rsidR="0016652F" w:rsidRPr="00A10F37">
        <w:rPr>
          <w:rFonts w:ascii="Times New Roman" w:hAnsi="Times New Roman" w:cs="Times New Roman"/>
        </w:rPr>
        <w:t>a</w:t>
      </w:r>
      <w:r w:rsidRPr="00A10F37">
        <w:rPr>
          <w:rFonts w:ascii="Times New Roman" w:hAnsi="Times New Roman" w:cs="Times New Roman"/>
        </w:rPr>
        <w:t>pplicable</w:t>
      </w:r>
      <w:r w:rsidR="0016652F" w:rsidRPr="00A10F37">
        <w:rPr>
          <w:rFonts w:ascii="Times New Roman" w:hAnsi="Times New Roman" w:cs="Times New Roman"/>
        </w:rPr>
        <w:t xml:space="preserve"> Legal Requirements</w:t>
      </w:r>
      <w:r w:rsidRPr="00A10F37">
        <w:rPr>
          <w:rFonts w:ascii="Times New Roman" w:hAnsi="Times New Roman" w:cs="Times New Roman"/>
        </w:rPr>
        <w:t>, all activities of the BORG of potential benefit to the Community are to be conducted by the BORG and the BORG Personnel on a purely volunteer, ad hoc basis, without any express or implied affirmative promise, duty, obligation, warranty, undertaking or assumption of duty or risk of performing such activities, other than duties owed by BORG Personnel to the BORG.</w:t>
      </w:r>
      <w:bookmarkEnd w:id="33"/>
    </w:p>
    <w:p w14:paraId="718E1F50" w14:textId="77777777" w:rsidR="008A28BC" w:rsidRPr="00A10F37" w:rsidRDefault="008A28BC" w:rsidP="00D162BB">
      <w:pPr>
        <w:pStyle w:val="ListParagraph"/>
        <w:numPr>
          <w:ilvl w:val="1"/>
          <w:numId w:val="2"/>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The BORG, the Directors, Officers, Security Multisig Members, Supervisors, Emergency Supervisors, and other BORG Personnel each acknowledge and agree that: </w:t>
      </w:r>
    </w:p>
    <w:p w14:paraId="74543B8B" w14:textId="77777777" w:rsidR="008A28BC" w:rsidRPr="00A10F37" w:rsidRDefault="008A28BC"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The Community members are a diverse and disparate group of persons, each of whom may have conflicting economic, personal, political, social or other interests and that at any one time any Community member may be in competition with or pursuing interests that are adverse to the interests of another Community member; </w:t>
      </w:r>
    </w:p>
    <w:p w14:paraId="5E7D2A85" w14:textId="77777777" w:rsidR="008A28BC" w:rsidRPr="00A10F37" w:rsidRDefault="008A28BC"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The Community members are an unknown diverse and disparate group of persons with whom the BORG, the Directors, Officers, Security Multisig Members, Supervisors, Emergency Supervisors, and other BORG Personnel may have had no contact and who may have never interacted directly with the Community Autonomous Systems which are the focus of the Purposes and the Principles; and</w:t>
      </w:r>
    </w:p>
    <w:p w14:paraId="05B2C682" w14:textId="44C7D016" w:rsidR="008A28BC" w:rsidRPr="00A10F37" w:rsidRDefault="008A28BC"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As such none of the BORG, the Directors, Officers, Security Multisig Members, Supervisors, Emergency Supervisors, and other BORG Personnel are able to, or will, accept, undertake or perform a duty of loyalty or owe any fiduciary obligation to any single Community member, sub-group of the Community, or the Community as a whole.</w:t>
      </w:r>
    </w:p>
    <w:p w14:paraId="0D32ECB7" w14:textId="01458BE0" w:rsidR="00736892"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No participation in the BORG</w:t>
      </w:r>
      <w:r w:rsidR="00B40430" w:rsidRPr="00A10F37">
        <w:rPr>
          <w:rFonts w:ascii="Times New Roman" w:hAnsi="Times New Roman" w:cs="Times New Roman"/>
        </w:rPr>
        <w:t>,</w:t>
      </w:r>
      <w:r w:rsidR="00871880" w:rsidRPr="00A10F37">
        <w:rPr>
          <w:rFonts w:ascii="Times New Roman" w:hAnsi="Times New Roman" w:cs="Times New Roman"/>
        </w:rPr>
        <w:t xml:space="preserve"> as a</w:t>
      </w:r>
      <w:r w:rsidRPr="00A10F37">
        <w:rPr>
          <w:rFonts w:ascii="Times New Roman" w:hAnsi="Times New Roman" w:cs="Times New Roman"/>
        </w:rPr>
        <w:t xml:space="preserve"> BORG Personnel</w:t>
      </w:r>
      <w:r w:rsidR="00B40430" w:rsidRPr="00A10F37">
        <w:rPr>
          <w:rFonts w:ascii="Times New Roman" w:hAnsi="Times New Roman" w:cs="Times New Roman"/>
        </w:rPr>
        <w:t xml:space="preserve"> or otherwise</w:t>
      </w:r>
      <w:r w:rsidRPr="00A10F37">
        <w:rPr>
          <w:rFonts w:ascii="Times New Roman" w:hAnsi="Times New Roman" w:cs="Times New Roman"/>
        </w:rPr>
        <w:t xml:space="preserve">, shall constitute, or be deemed to constitute, a trust, partnership, association, joint venture or other unincorporated association or entity </w:t>
      </w:r>
      <w:r w:rsidR="00B66298" w:rsidRPr="00A10F37">
        <w:rPr>
          <w:rFonts w:ascii="Times New Roman" w:hAnsi="Times New Roman" w:cs="Times New Roman"/>
        </w:rPr>
        <w:t xml:space="preserve">other than the BORG itself, which is an exempted limited guarantee Foundation Company incorporated in the Cayman Islands with limited liability </w:t>
      </w:r>
      <w:r w:rsidRPr="00A10F37">
        <w:rPr>
          <w:rFonts w:ascii="Times New Roman" w:hAnsi="Times New Roman" w:cs="Times New Roman"/>
        </w:rPr>
        <w:t xml:space="preserve">among or involving any BORG Personnel. </w:t>
      </w:r>
      <w:r w:rsidR="0072209F" w:rsidRPr="00A10F37">
        <w:rPr>
          <w:rFonts w:ascii="Times New Roman" w:hAnsi="Times New Roman" w:cs="Times New Roman"/>
        </w:rPr>
        <w:t xml:space="preserve">To the maximum extent permitted by applicable Legal Requirements, no Director, Officer, Multisig Member or other </w:t>
      </w:r>
      <w:r w:rsidRPr="00A10F37">
        <w:rPr>
          <w:rFonts w:ascii="Times New Roman" w:hAnsi="Times New Roman" w:cs="Times New Roman"/>
        </w:rPr>
        <w:t xml:space="preserve">BORG Personnel shall be deemed to owe to the Community or any member thereof, or any other BORG Personnel, any fiduciary duties or other duties implied by law or equitable principles or imposed by applicable </w:t>
      </w:r>
      <w:r w:rsidR="00E462E6" w:rsidRPr="00A10F37">
        <w:rPr>
          <w:rFonts w:ascii="Times New Roman" w:hAnsi="Times New Roman" w:cs="Times New Roman"/>
        </w:rPr>
        <w:t>Legal Requirement</w:t>
      </w:r>
      <w:r w:rsidRPr="00A10F37">
        <w:rPr>
          <w:rFonts w:ascii="Times New Roman" w:hAnsi="Times New Roman" w:cs="Times New Roman"/>
        </w:rPr>
        <w:t xml:space="preserve"> to the Community or any member thereof. All duties and obligations owed by the BORG Personnel in connection with the BORG shall be owed solely to the BORG. </w:t>
      </w:r>
    </w:p>
    <w:p w14:paraId="6A291A70" w14:textId="67DEBA8A" w:rsidR="00736892"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Neither the Community in general nor any individual member(s) of the community shall have any interest in the management or affairs of the BORG, except as explicitly stated herein, or as permitted </w:t>
      </w:r>
      <w:r w:rsidRPr="00A10F37">
        <w:rPr>
          <w:rFonts w:ascii="Times New Roman" w:hAnsi="Times New Roman" w:cs="Times New Roman"/>
        </w:rPr>
        <w:lastRenderedPageBreak/>
        <w:t xml:space="preserve">through Community Modules. The ability of the Community, or a member of the Community, to provide feedback regarding any BORG or </w:t>
      </w:r>
      <w:r w:rsidR="00A9686D" w:rsidRPr="00A10F37">
        <w:rPr>
          <w:rFonts w:ascii="Times New Roman" w:hAnsi="Times New Roman" w:cs="Times New Roman"/>
        </w:rPr>
        <w:t>Multisig</w:t>
      </w:r>
      <w:r w:rsidRPr="00A10F37">
        <w:rPr>
          <w:rFonts w:ascii="Times New Roman" w:hAnsi="Times New Roman" w:cs="Times New Roman"/>
        </w:rPr>
        <w:t xml:space="preserve"> activity or decision through a Community Module</w:t>
      </w:r>
      <w:r w:rsidR="001C754D" w:rsidRPr="00A10F37">
        <w:rPr>
          <w:rFonts w:ascii="Times New Roman" w:hAnsi="Times New Roman" w:cs="Times New Roman"/>
        </w:rPr>
        <w:t xml:space="preserve"> or</w:t>
      </w:r>
      <w:r w:rsidR="00BE224D" w:rsidRPr="00A10F37">
        <w:rPr>
          <w:rFonts w:ascii="Times New Roman" w:hAnsi="Times New Roman" w:cs="Times New Roman"/>
        </w:rPr>
        <w:t xml:space="preserve"> otherwise</w:t>
      </w:r>
      <w:r w:rsidRPr="00A10F37">
        <w:rPr>
          <w:rFonts w:ascii="Times New Roman" w:hAnsi="Times New Roman" w:cs="Times New Roman"/>
        </w:rPr>
        <w:t xml:space="preserve"> shall not be construed as granting any right to such person</w:t>
      </w:r>
      <w:r w:rsidR="00B20273" w:rsidRPr="00A10F37">
        <w:rPr>
          <w:rFonts w:ascii="Times New Roman" w:hAnsi="Times New Roman" w:cs="Times New Roman"/>
        </w:rPr>
        <w:t xml:space="preserve"> with respect to the BORG</w:t>
      </w:r>
      <w:r w:rsidRPr="00A10F37">
        <w:rPr>
          <w:rFonts w:ascii="Times New Roman" w:hAnsi="Times New Roman" w:cs="Times New Roman"/>
        </w:rPr>
        <w:t xml:space="preserve">. </w:t>
      </w:r>
    </w:p>
    <w:p w14:paraId="662BD6BF" w14:textId="6F855C0C" w:rsidR="00D779D2" w:rsidRPr="00A10F37" w:rsidRDefault="00923304" w:rsidP="00171370">
      <w:pPr>
        <w:pStyle w:val="ListParagraph"/>
        <w:numPr>
          <w:ilvl w:val="1"/>
          <w:numId w:val="2"/>
        </w:numPr>
        <w:spacing w:before="120" w:after="120"/>
        <w:contextualSpacing w:val="0"/>
        <w:jc w:val="both"/>
        <w:rPr>
          <w:rFonts w:ascii="Times New Roman" w:hAnsi="Times New Roman" w:cs="Times New Roman"/>
        </w:rPr>
      </w:pPr>
      <w:r w:rsidRPr="00A10F37">
        <w:rPr>
          <w:rFonts w:ascii="Times New Roman" w:hAnsi="Times New Roman" w:cs="Times New Roman"/>
          <w:b/>
          <w:bCs/>
          <w:i/>
          <w:iCs/>
        </w:rPr>
        <w:t>Conflicts of Interest</w:t>
      </w:r>
    </w:p>
    <w:p w14:paraId="66790905" w14:textId="1FED7884" w:rsidR="00D779D2"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Each BORG Personnel shall use reasonable best efforts to continuously monitor and evaluate such BORG Personnel’s personal facts and circumstances (including such BORG Personnel’s direct and indirect investments and other economic interests in other blockchain-based companies, systems and communities) that could reasonably be expected to give rise to a material conflict of interest on the part of such BORG Personnel in connection with such BORG Personnel’s activities relating to the BORG. </w:t>
      </w:r>
    </w:p>
    <w:p w14:paraId="3FE1FA26" w14:textId="77777777" w:rsidR="00B8795A"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 xml:space="preserve">If a BORG Personnel becomes aware of an ongoing material conflict of interest with respect to such BORG Personnel’s participation in the BORG, such BORG Personnel shall resign from the BORG, unless such conflict of interest has been disclosed (along with all relevant material facts and circumstances) to the Board and the Community in reasonable detail and such BORG Personnel’s continued participation in the BORG has been approved by a majority of the disinterested Directors and by a Community Module Approval notwithstanding such conflict of interest (which consent may be conditioned on appropriate ongoing procedures, disclosures, limitations, or similar terms and conditions, which shall be observed by the applicable BORG Personnel from and thereafter). </w:t>
      </w:r>
    </w:p>
    <w:p w14:paraId="27A378AD" w14:textId="14AF9F71" w:rsidR="00923304" w:rsidRPr="00A10F37" w:rsidRDefault="00B8795A"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rPr>
      </w:pPr>
      <w:r w:rsidRPr="00A10F37">
        <w:rPr>
          <w:rFonts w:ascii="Times New Roman" w:hAnsi="Times New Roman" w:cs="Times New Roman"/>
        </w:rPr>
        <w:t>The holding, ownership or use of the Community Token or any right to receive or purchase any Community Token on the part of any BORG Personnel shall not in itself be deemed a conflict of interest,</w:t>
      </w:r>
    </w:p>
    <w:p w14:paraId="45593DDE" w14:textId="289A5C77" w:rsidR="00923304" w:rsidRPr="00A10F37" w:rsidRDefault="00D449B7" w:rsidP="00D162BB">
      <w:pPr>
        <w:pStyle w:val="ListParagraph"/>
        <w:numPr>
          <w:ilvl w:val="0"/>
          <w:numId w:val="2"/>
        </w:numPr>
        <w:spacing w:before="120" w:after="120" w:line="240" w:lineRule="auto"/>
        <w:contextualSpacing w:val="0"/>
        <w:jc w:val="both"/>
        <w:rPr>
          <w:rFonts w:ascii="Times New Roman" w:hAnsi="Times New Roman" w:cs="Times New Roman"/>
          <w:b/>
          <w:bCs/>
        </w:rPr>
      </w:pPr>
      <w:bookmarkStart w:id="34" w:name="_Ref170104631"/>
      <w:r w:rsidRPr="00A10F37">
        <w:rPr>
          <w:rFonts w:ascii="Times New Roman" w:hAnsi="Times New Roman" w:cs="Times New Roman"/>
          <w:b/>
          <w:bCs/>
        </w:rPr>
        <w:t xml:space="preserve">CERTAIN </w:t>
      </w:r>
      <w:r w:rsidR="00923304" w:rsidRPr="00A10F37">
        <w:rPr>
          <w:rFonts w:ascii="Times New Roman" w:hAnsi="Times New Roman" w:cs="Times New Roman"/>
          <w:b/>
          <w:bCs/>
        </w:rPr>
        <w:t>COMMUNITY MODULE APPROVALS</w:t>
      </w:r>
      <w:bookmarkEnd w:id="34"/>
    </w:p>
    <w:p w14:paraId="0C8A470F" w14:textId="360F0BDD" w:rsidR="00896674" w:rsidRPr="00A10F37" w:rsidRDefault="006518D9" w:rsidP="00D162BB">
      <w:pPr>
        <w:spacing w:before="120" w:after="120" w:line="240" w:lineRule="auto"/>
        <w:jc w:val="both"/>
        <w:rPr>
          <w:rFonts w:ascii="Times New Roman" w:hAnsi="Times New Roman" w:cs="Times New Roman"/>
        </w:rPr>
      </w:pPr>
      <w:r w:rsidRPr="00A10F37">
        <w:rPr>
          <w:rFonts w:ascii="Times New Roman" w:hAnsi="Times New Roman" w:cs="Times New Roman"/>
        </w:rPr>
        <w:t>In addition to any other matters calling for Community Module Approval as set forth in these Bylaws, t</w:t>
      </w:r>
      <w:r w:rsidR="00923304" w:rsidRPr="00A10F37">
        <w:rPr>
          <w:rFonts w:ascii="Times New Roman" w:hAnsi="Times New Roman" w:cs="Times New Roman"/>
        </w:rPr>
        <w:t xml:space="preserve">he following matters shall require a prior Community Module Approval, in addition to approval by the Board (and any other approval that may be required under these Bylaws, the </w:t>
      </w:r>
      <w:r w:rsidR="00CD14CC">
        <w:rPr>
          <w:rFonts w:ascii="Times New Roman" w:hAnsi="Times New Roman" w:cs="Times New Roman"/>
        </w:rPr>
        <w:t>Constitution</w:t>
      </w:r>
      <w:r w:rsidR="00923304" w:rsidRPr="00A10F37">
        <w:rPr>
          <w:rFonts w:ascii="Times New Roman" w:hAnsi="Times New Roman" w:cs="Times New Roman"/>
        </w:rPr>
        <w:t xml:space="preserve"> or any other Governance Agreement):</w:t>
      </w:r>
    </w:p>
    <w:p w14:paraId="11FE2AB9" w14:textId="73E6A437" w:rsidR="00736892"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any Liquidation Event; </w:t>
      </w:r>
    </w:p>
    <w:p w14:paraId="50DAAC81" w14:textId="2D2C85EF" w:rsidR="00736892"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any amendment, addition, deletion, modification, waiver, or change to any one or more of the Purposes, Authorized Uses, or any other provision of these Bylaws referring to the Community (or any sub-constituencies thereof), the Community Module, any Community Module Approval or any Community Module Veto, </w:t>
      </w:r>
      <w:r w:rsidR="008934CD" w:rsidRPr="00A10F37">
        <w:rPr>
          <w:rFonts w:ascii="Times New Roman" w:hAnsi="Times New Roman" w:cs="Times New Roman"/>
        </w:rPr>
        <w:t>whether to be approved via amendment to these Bylaws, any other Governance Agreements, or otherwise, where such amendment, addition, deletion, modification, waiver, or change, whether individually or in the aggregate with other amendments, additions, deletions, modifications, waivers, or changes or existing provisions</w:t>
      </w:r>
      <w:r w:rsidR="00745AFC" w:rsidRPr="00A10F37">
        <w:rPr>
          <w:rFonts w:ascii="Times New Roman" w:hAnsi="Times New Roman" w:cs="Times New Roman"/>
        </w:rPr>
        <w:t xml:space="preserve"> could reasonably be expected to negatively modify, limit, eliminate, waive, or otherwise adversely affect any power, right, obligation, liability, perquisite, or interest</w:t>
      </w:r>
      <w:r w:rsidR="008934CD" w:rsidRPr="00A10F37">
        <w:rPr>
          <w:rFonts w:ascii="Times New Roman" w:hAnsi="Times New Roman" w:cs="Times New Roman"/>
        </w:rPr>
        <w:t xml:space="preserve"> of the Community (or any one or more sub-constituencies of the Community)</w:t>
      </w:r>
      <w:r w:rsidRPr="00A10F37">
        <w:rPr>
          <w:rFonts w:ascii="Times New Roman" w:hAnsi="Times New Roman" w:cs="Times New Roman"/>
        </w:rPr>
        <w:t xml:space="preserve">; and </w:t>
      </w:r>
    </w:p>
    <w:p w14:paraId="05BB6973" w14:textId="62B66577" w:rsidR="00896674"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any waiver, supplement, non-observance, or amendment of these Bylaws that could reasonably be expected to</w:t>
      </w:r>
      <w:r w:rsidR="00846B82" w:rsidRPr="00A10F37">
        <w:rPr>
          <w:rFonts w:ascii="Times New Roman" w:hAnsi="Times New Roman" w:cs="Times New Roman"/>
        </w:rPr>
        <w:t xml:space="preserve">, whether individually or in the aggregate with other amendments, additions, deletions, modifications, waivers, or changes or existing provision, </w:t>
      </w:r>
      <w:r w:rsidR="00745AFC" w:rsidRPr="00A10F37">
        <w:rPr>
          <w:rFonts w:ascii="Times New Roman" w:hAnsi="Times New Roman" w:cs="Times New Roman"/>
        </w:rPr>
        <w:t xml:space="preserve">could reasonably be expected to </w:t>
      </w:r>
      <w:r w:rsidR="00846B82" w:rsidRPr="00A10F37">
        <w:rPr>
          <w:rFonts w:ascii="Times New Roman" w:hAnsi="Times New Roman" w:cs="Times New Roman"/>
        </w:rPr>
        <w:t>negatively</w:t>
      </w:r>
      <w:r w:rsidRPr="00A10F37">
        <w:rPr>
          <w:rFonts w:ascii="Times New Roman" w:hAnsi="Times New Roman" w:cs="Times New Roman"/>
        </w:rPr>
        <w:t xml:space="preserve"> modify, limit, eliminate, waive, or otherwise adversely affect any power, right, obligation, liability, perquisite, or interest of the Community (or any one or more constituencies of the Community)</w:t>
      </w:r>
      <w:r w:rsidR="009236C8" w:rsidRPr="00A10F37">
        <w:rPr>
          <w:rFonts w:ascii="Times New Roman" w:hAnsi="Times New Roman" w:cs="Times New Roman"/>
        </w:rPr>
        <w:t xml:space="preserve">; </w:t>
      </w:r>
    </w:p>
    <w:p w14:paraId="29B372C2" w14:textId="72F38F20" w:rsidR="00896674" w:rsidRPr="00A10F37" w:rsidRDefault="00923304" w:rsidP="00D162BB">
      <w:pPr>
        <w:spacing w:before="120" w:after="120" w:line="240" w:lineRule="auto"/>
        <w:ind w:left="540"/>
        <w:jc w:val="both"/>
        <w:rPr>
          <w:rFonts w:ascii="Times New Roman" w:hAnsi="Times New Roman" w:cs="Times New Roman"/>
        </w:rPr>
      </w:pPr>
      <w:r w:rsidRPr="00A10F37">
        <w:rPr>
          <w:rFonts w:ascii="Times New Roman" w:hAnsi="Times New Roman" w:cs="Times New Roman"/>
          <w:i/>
          <w:iCs/>
        </w:rPr>
        <w:lastRenderedPageBreak/>
        <w:t>provided, however</w:t>
      </w:r>
      <w:r w:rsidRPr="00A10F37">
        <w:rPr>
          <w:rFonts w:ascii="Times New Roman" w:hAnsi="Times New Roman" w:cs="Times New Roman"/>
        </w:rPr>
        <w:t xml:space="preserve">, that amending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Schedule pursuant to an otherwise permitted action in respect of the creation or alteration of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Schedule, as set forth in </w:t>
      </w:r>
      <w:r w:rsidR="00F16432" w:rsidRPr="00A10F37">
        <w:rPr>
          <w:rFonts w:ascii="Times New Roman" w:hAnsi="Times New Roman" w:cs="Times New Roman"/>
          <w:u w:val="single"/>
        </w:rPr>
        <w:t xml:space="preserve">Article </w:t>
      </w:r>
      <w:r w:rsidR="00A66019" w:rsidRPr="00A10F37">
        <w:rPr>
          <w:rFonts w:ascii="Times New Roman" w:hAnsi="Times New Roman" w:cs="Times New Roman"/>
          <w:u w:val="single"/>
        </w:rPr>
        <w:fldChar w:fldCharType="begin"/>
      </w:r>
      <w:r w:rsidR="00A66019" w:rsidRPr="00A10F37">
        <w:rPr>
          <w:rFonts w:ascii="Times New Roman" w:hAnsi="Times New Roman" w:cs="Times New Roman"/>
          <w:u w:val="single"/>
        </w:rPr>
        <w:instrText xml:space="preserve"> REF _Ref170159479 \r \h </w:instrText>
      </w:r>
      <w:r w:rsidR="0056481C" w:rsidRPr="00A10F37">
        <w:rPr>
          <w:rFonts w:ascii="Times New Roman" w:hAnsi="Times New Roman" w:cs="Times New Roman"/>
          <w:u w:val="single"/>
        </w:rPr>
        <w:instrText xml:space="preserve"> \* MERGEFORMAT </w:instrText>
      </w:r>
      <w:r w:rsidR="00A66019" w:rsidRPr="00A10F37">
        <w:rPr>
          <w:rFonts w:ascii="Times New Roman" w:hAnsi="Times New Roman" w:cs="Times New Roman"/>
          <w:u w:val="single"/>
        </w:rPr>
      </w:r>
      <w:r w:rsidR="00A66019" w:rsidRPr="00A10F37">
        <w:rPr>
          <w:rFonts w:ascii="Times New Roman" w:hAnsi="Times New Roman" w:cs="Times New Roman"/>
          <w:u w:val="single"/>
        </w:rPr>
        <w:fldChar w:fldCharType="separate"/>
      </w:r>
      <w:r w:rsidR="00A01070">
        <w:rPr>
          <w:rFonts w:ascii="Times New Roman" w:hAnsi="Times New Roman" w:cs="Times New Roman"/>
          <w:u w:val="single"/>
        </w:rPr>
        <w:t>3.6.4</w:t>
      </w:r>
      <w:r w:rsidR="00A66019" w:rsidRPr="00A10F37">
        <w:rPr>
          <w:rFonts w:ascii="Times New Roman" w:hAnsi="Times New Roman" w:cs="Times New Roman"/>
          <w:u w:val="single"/>
        </w:rPr>
        <w:fldChar w:fldCharType="end"/>
      </w:r>
      <w:r w:rsidRPr="00A10F37">
        <w:rPr>
          <w:rFonts w:ascii="Times New Roman" w:hAnsi="Times New Roman" w:cs="Times New Roman"/>
        </w:rPr>
        <w:t>, shall not require a Community Module Approval.</w:t>
      </w:r>
    </w:p>
    <w:p w14:paraId="183F01AB" w14:textId="77777777" w:rsidR="00D779D2" w:rsidRPr="00A10F37" w:rsidRDefault="00923304" w:rsidP="00D162BB">
      <w:pPr>
        <w:pStyle w:val="ListParagraph"/>
        <w:numPr>
          <w:ilvl w:val="0"/>
          <w:numId w:val="2"/>
        </w:numPr>
        <w:spacing w:before="120" w:after="120" w:line="240" w:lineRule="auto"/>
        <w:contextualSpacing w:val="0"/>
        <w:jc w:val="both"/>
        <w:rPr>
          <w:rFonts w:ascii="Times New Roman" w:hAnsi="Times New Roman" w:cs="Times New Roman"/>
          <w:b/>
          <w:bCs/>
        </w:rPr>
      </w:pPr>
      <w:bookmarkStart w:id="35" w:name="_Ref170104120"/>
      <w:r w:rsidRPr="00A10F37">
        <w:rPr>
          <w:rFonts w:ascii="Times New Roman" w:hAnsi="Times New Roman" w:cs="Times New Roman"/>
          <w:b/>
          <w:bCs/>
        </w:rPr>
        <w:t>CONFIDENTIAL INFORMATION</w:t>
      </w:r>
      <w:bookmarkEnd w:id="35"/>
    </w:p>
    <w:p w14:paraId="5FF8F062" w14:textId="7612E241" w:rsidR="005D109E" w:rsidRPr="00A10F37" w:rsidRDefault="00923304" w:rsidP="00D162BB">
      <w:pPr>
        <w:pStyle w:val="ListParagraph"/>
        <w:numPr>
          <w:ilvl w:val="1"/>
          <w:numId w:val="2"/>
        </w:numPr>
        <w:spacing w:before="120" w:after="120" w:line="240" w:lineRule="auto"/>
        <w:contextualSpacing w:val="0"/>
        <w:jc w:val="both"/>
        <w:rPr>
          <w:rFonts w:ascii="Times New Roman" w:hAnsi="Times New Roman" w:cs="Times New Roman"/>
          <w:b/>
          <w:bCs/>
        </w:rPr>
      </w:pPr>
      <w:r w:rsidRPr="00A10F37">
        <w:rPr>
          <w:rFonts w:ascii="Times New Roman" w:hAnsi="Times New Roman" w:cs="Times New Roman"/>
        </w:rPr>
        <w:t>“</w:t>
      </w:r>
      <w:r w:rsidRPr="00A10F37">
        <w:rPr>
          <w:rFonts w:ascii="Times New Roman" w:hAnsi="Times New Roman" w:cs="Times New Roman"/>
          <w:b/>
          <w:bCs/>
          <w:i/>
          <w:iCs/>
        </w:rPr>
        <w:t>Confidential Information</w:t>
      </w:r>
      <w:r w:rsidRPr="00A10F37">
        <w:rPr>
          <w:rFonts w:ascii="Times New Roman" w:hAnsi="Times New Roman" w:cs="Times New Roman"/>
        </w:rPr>
        <w:t>” means: (</w:t>
      </w:r>
      <w:r w:rsidR="00277D6E" w:rsidRPr="00A10F37">
        <w:rPr>
          <w:rFonts w:ascii="Times New Roman" w:hAnsi="Times New Roman" w:cs="Times New Roman"/>
        </w:rPr>
        <w:t>1</w:t>
      </w:r>
      <w:r w:rsidRPr="00A10F37">
        <w:rPr>
          <w:rFonts w:ascii="Times New Roman" w:hAnsi="Times New Roman" w:cs="Times New Roman"/>
        </w:rPr>
        <w:t>) information in any form or medium (whether oral, written, electronic, or other) that is determined by the Board to be confidential, non-public or proprietary; (</w:t>
      </w:r>
      <w:r w:rsidR="00277D6E" w:rsidRPr="00A10F37">
        <w:rPr>
          <w:rFonts w:ascii="Times New Roman" w:hAnsi="Times New Roman" w:cs="Times New Roman"/>
        </w:rPr>
        <w:t>2</w:t>
      </w:r>
      <w:r w:rsidRPr="00A10F37">
        <w:rPr>
          <w:rFonts w:ascii="Times New Roman" w:hAnsi="Times New Roman" w:cs="Times New Roman"/>
        </w:rPr>
        <w:t>) all Private Keys; (</w:t>
      </w:r>
      <w:r w:rsidR="00277D6E" w:rsidRPr="00A10F37">
        <w:rPr>
          <w:rFonts w:ascii="Times New Roman" w:hAnsi="Times New Roman" w:cs="Times New Roman"/>
        </w:rPr>
        <w:t>3</w:t>
      </w:r>
      <w:r w:rsidRPr="00A10F37">
        <w:rPr>
          <w:rFonts w:ascii="Times New Roman" w:hAnsi="Times New Roman" w:cs="Times New Roman"/>
        </w:rPr>
        <w:t xml:space="preserve">) </w:t>
      </w:r>
      <w:r w:rsidR="00724B2B" w:rsidRPr="00A10F37">
        <w:rPr>
          <w:rFonts w:ascii="Times New Roman" w:hAnsi="Times New Roman" w:cs="Times New Roman"/>
        </w:rPr>
        <w:t xml:space="preserve">all </w:t>
      </w:r>
      <w:r w:rsidR="00A9686D" w:rsidRPr="00A10F37">
        <w:rPr>
          <w:rFonts w:ascii="Times New Roman" w:hAnsi="Times New Roman" w:cs="Times New Roman"/>
        </w:rPr>
        <w:t>Multisig</w:t>
      </w:r>
      <w:r w:rsidR="00724B2B" w:rsidRPr="00A10F37">
        <w:rPr>
          <w:rFonts w:ascii="Times New Roman" w:hAnsi="Times New Roman" w:cs="Times New Roman"/>
        </w:rPr>
        <w:t xml:space="preserve"> Member PII; and (4)</w:t>
      </w:r>
      <w:r w:rsidRPr="00A10F37">
        <w:rPr>
          <w:rFonts w:ascii="Times New Roman" w:hAnsi="Times New Roman" w:cs="Times New Roman"/>
        </w:rPr>
        <w:t xml:space="preserve"> unless otherwise determined by the Board, all </w:t>
      </w:r>
      <w:r w:rsidR="0050597A">
        <w:rPr>
          <w:rFonts w:ascii="Times New Roman" w:hAnsi="Times New Roman" w:cs="Times New Roman"/>
        </w:rPr>
        <w:t xml:space="preserve">private </w:t>
      </w:r>
      <w:r w:rsidRPr="00A10F37">
        <w:rPr>
          <w:rFonts w:ascii="Times New Roman" w:hAnsi="Times New Roman" w:cs="Times New Roman"/>
        </w:rPr>
        <w:t xml:space="preserve">communications and deliberations between, among, or involving one or more </w:t>
      </w:r>
      <w:r w:rsidR="00FA4D61" w:rsidRPr="00A10F37">
        <w:rPr>
          <w:rFonts w:ascii="Times New Roman" w:hAnsi="Times New Roman" w:cs="Times New Roman"/>
        </w:rPr>
        <w:t xml:space="preserve">BORG Personnel </w:t>
      </w:r>
      <w:r w:rsidRPr="00A10F37">
        <w:rPr>
          <w:rFonts w:ascii="Times New Roman" w:hAnsi="Times New Roman" w:cs="Times New Roman"/>
        </w:rPr>
        <w:t xml:space="preserve">in their capacities as such. </w:t>
      </w:r>
    </w:p>
    <w:p w14:paraId="5EE8DF38" w14:textId="6AB8BE2B" w:rsidR="00D779D2" w:rsidRPr="00A10F37" w:rsidRDefault="006C3F7C" w:rsidP="00D162BB">
      <w:pPr>
        <w:pStyle w:val="ListParagraph"/>
        <w:numPr>
          <w:ilvl w:val="1"/>
          <w:numId w:val="2"/>
        </w:numPr>
        <w:spacing w:before="120" w:after="120" w:line="240" w:lineRule="auto"/>
        <w:contextualSpacing w:val="0"/>
        <w:jc w:val="both"/>
        <w:rPr>
          <w:rFonts w:ascii="Times New Roman" w:hAnsi="Times New Roman" w:cs="Times New Roman"/>
          <w:b/>
          <w:bCs/>
        </w:rPr>
      </w:pPr>
      <w:r w:rsidRPr="00A10F37">
        <w:rPr>
          <w:rFonts w:ascii="Times New Roman" w:hAnsi="Times New Roman" w:cs="Times New Roman"/>
        </w:rPr>
        <w:t>Except to the extent permitted herein, t</w:t>
      </w:r>
      <w:r w:rsidR="005D109E" w:rsidRPr="00A10F37">
        <w:rPr>
          <w:rFonts w:ascii="Times New Roman" w:hAnsi="Times New Roman" w:cs="Times New Roman"/>
        </w:rPr>
        <w:t>he BORG and the BORG Personnel shall hold the Confidential Information in confidence</w:t>
      </w:r>
      <w:r w:rsidRPr="00A10F37">
        <w:rPr>
          <w:rFonts w:ascii="Times New Roman" w:hAnsi="Times New Roman" w:cs="Times New Roman"/>
        </w:rPr>
        <w:t xml:space="preserve"> and not disclose or permit access to Confidential Information,</w:t>
      </w:r>
      <w:r w:rsidR="005D109E" w:rsidRPr="00A10F37">
        <w:rPr>
          <w:rFonts w:ascii="Times New Roman" w:hAnsi="Times New Roman" w:cs="Times New Roman"/>
        </w:rPr>
        <w:t xml:space="preserve"> and </w:t>
      </w:r>
      <w:r w:rsidRPr="00A10F37">
        <w:rPr>
          <w:rFonts w:ascii="Times New Roman" w:hAnsi="Times New Roman" w:cs="Times New Roman"/>
        </w:rPr>
        <w:t xml:space="preserve">shall </w:t>
      </w:r>
      <w:r w:rsidR="005D109E" w:rsidRPr="00A10F37">
        <w:rPr>
          <w:rFonts w:ascii="Times New Roman" w:hAnsi="Times New Roman" w:cs="Times New Roman"/>
        </w:rPr>
        <w:t xml:space="preserve">use the Confidential Information solely </w:t>
      </w:r>
      <w:r w:rsidRPr="00A10F37">
        <w:rPr>
          <w:rFonts w:ascii="Times New Roman" w:hAnsi="Times New Roman" w:cs="Times New Roman"/>
        </w:rPr>
        <w:t xml:space="preserve">pursuant to the Purposes </w:t>
      </w:r>
      <w:r w:rsidR="005D109E" w:rsidRPr="00A10F37">
        <w:rPr>
          <w:rFonts w:ascii="Times New Roman" w:hAnsi="Times New Roman" w:cs="Times New Roman"/>
        </w:rPr>
        <w:t>in connection with their duties to the BORG.</w:t>
      </w:r>
    </w:p>
    <w:p w14:paraId="53472963" w14:textId="589C10DD" w:rsidR="00D779D2" w:rsidRPr="00A10F37" w:rsidRDefault="00015CC6"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b/>
          <w:bCs/>
        </w:rPr>
      </w:pPr>
      <w:bookmarkStart w:id="36" w:name="_Ref170104334"/>
      <w:r w:rsidRPr="00A10F37">
        <w:rPr>
          <w:rFonts w:ascii="Times New Roman" w:hAnsi="Times New Roman" w:cs="Times New Roman"/>
        </w:rPr>
        <w:t>The BORG and the BORG Personnel may disclose Confidential Information to the BORG and</w:t>
      </w:r>
      <w:r w:rsidR="00923304" w:rsidRPr="00A10F37">
        <w:rPr>
          <w:rFonts w:ascii="Times New Roman" w:hAnsi="Times New Roman" w:cs="Times New Roman"/>
        </w:rPr>
        <w:t xml:space="preserve"> </w:t>
      </w:r>
      <w:r w:rsidR="00413C7D" w:rsidRPr="00A10F37">
        <w:rPr>
          <w:rFonts w:ascii="Times New Roman" w:hAnsi="Times New Roman" w:cs="Times New Roman"/>
        </w:rPr>
        <w:t>BORG Personnel</w:t>
      </w:r>
      <w:r w:rsidR="00D83F57" w:rsidRPr="00A10F37">
        <w:rPr>
          <w:rFonts w:ascii="Times New Roman" w:hAnsi="Times New Roman" w:cs="Times New Roman"/>
        </w:rPr>
        <w:t xml:space="preserve"> or</w:t>
      </w:r>
      <w:r w:rsidR="00DC42CB" w:rsidRPr="00A10F37">
        <w:rPr>
          <w:rFonts w:ascii="Times New Roman" w:hAnsi="Times New Roman" w:cs="Times New Roman"/>
        </w:rPr>
        <w:t xml:space="preserve"> Protocol Developers or members of other cybernetic organizations related to </w:t>
      </w:r>
      <w:r w:rsidR="00DE2F22">
        <w:rPr>
          <w:rFonts w:ascii="Times New Roman" w:hAnsi="Times New Roman" w:cs="Times New Roman"/>
        </w:rPr>
        <w:t>the Community Autonomous Systems</w:t>
      </w:r>
      <w:r w:rsidR="00DE2F22" w:rsidRPr="00A10F37">
        <w:rPr>
          <w:rFonts w:ascii="Times New Roman" w:hAnsi="Times New Roman" w:cs="Times New Roman"/>
        </w:rPr>
        <w:t xml:space="preserve"> </w:t>
      </w:r>
      <w:r w:rsidR="00DC42CB" w:rsidRPr="00A10F37">
        <w:rPr>
          <w:rFonts w:ascii="Times New Roman" w:hAnsi="Times New Roman" w:cs="Times New Roman"/>
        </w:rPr>
        <w:t>or other Community members</w:t>
      </w:r>
      <w:r w:rsidR="00D83F57" w:rsidRPr="00A10F37">
        <w:rPr>
          <w:rFonts w:ascii="Times New Roman" w:hAnsi="Times New Roman" w:cs="Times New Roman"/>
        </w:rPr>
        <w:t xml:space="preserve"> </w:t>
      </w:r>
      <w:r w:rsidR="00923304" w:rsidRPr="00A10F37">
        <w:rPr>
          <w:rFonts w:ascii="Times New Roman" w:hAnsi="Times New Roman" w:cs="Times New Roman"/>
        </w:rPr>
        <w:t>who: (</w:t>
      </w:r>
      <w:r w:rsidR="00277D6E" w:rsidRPr="00A10F37">
        <w:rPr>
          <w:rFonts w:ascii="Times New Roman" w:hAnsi="Times New Roman" w:cs="Times New Roman"/>
        </w:rPr>
        <w:t>1</w:t>
      </w:r>
      <w:r w:rsidR="00923304" w:rsidRPr="00A10F37">
        <w:rPr>
          <w:rFonts w:ascii="Times New Roman" w:hAnsi="Times New Roman" w:cs="Times New Roman"/>
        </w:rPr>
        <w:t>) need to know such Confidential Information for purposes of fulfilling their duties to the BORG</w:t>
      </w:r>
      <w:r w:rsidR="0076590D" w:rsidRPr="00A10F37">
        <w:rPr>
          <w:rFonts w:ascii="Times New Roman" w:hAnsi="Times New Roman" w:cs="Times New Roman"/>
        </w:rPr>
        <w:t xml:space="preserve"> or other duties within the Community</w:t>
      </w:r>
      <w:r w:rsidR="00923304" w:rsidRPr="00A10F37">
        <w:rPr>
          <w:rFonts w:ascii="Times New Roman" w:hAnsi="Times New Roman" w:cs="Times New Roman"/>
        </w:rPr>
        <w:t>; (</w:t>
      </w:r>
      <w:r w:rsidR="00277D6E" w:rsidRPr="00A10F37">
        <w:rPr>
          <w:rFonts w:ascii="Times New Roman" w:hAnsi="Times New Roman" w:cs="Times New Roman"/>
        </w:rPr>
        <w:t>2</w:t>
      </w:r>
      <w:r w:rsidR="00923304" w:rsidRPr="00A10F37">
        <w:rPr>
          <w:rFonts w:ascii="Times New Roman" w:hAnsi="Times New Roman" w:cs="Times New Roman"/>
        </w:rPr>
        <w:t>) have been informed of the confidential nature of the Confidential Information; and (</w:t>
      </w:r>
      <w:r w:rsidR="00277D6E" w:rsidRPr="00A10F37">
        <w:rPr>
          <w:rFonts w:ascii="Times New Roman" w:hAnsi="Times New Roman" w:cs="Times New Roman"/>
        </w:rPr>
        <w:t>3</w:t>
      </w:r>
      <w:r w:rsidR="00923304" w:rsidRPr="00A10F37">
        <w:rPr>
          <w:rFonts w:ascii="Times New Roman" w:hAnsi="Times New Roman" w:cs="Times New Roman"/>
        </w:rPr>
        <w:t xml:space="preserve">) are bound by confidentiality and restricted use obligations at least as protective of the Confidential </w:t>
      </w:r>
      <w:r w:rsidR="00923304" w:rsidRPr="00A10F37">
        <w:rPr>
          <w:rFonts w:ascii="Times New Roman" w:hAnsi="Times New Roman" w:cs="Times New Roman"/>
          <w:b/>
          <w:bCs/>
        </w:rPr>
        <w:t>I</w:t>
      </w:r>
      <w:r w:rsidR="00923304" w:rsidRPr="00A10F37">
        <w:rPr>
          <w:rFonts w:ascii="Times New Roman" w:hAnsi="Times New Roman" w:cs="Times New Roman"/>
        </w:rPr>
        <w:t xml:space="preserve">nformation as the terms set forth in this </w:t>
      </w:r>
      <w:r w:rsidR="00923304" w:rsidRPr="00A10F37">
        <w:rPr>
          <w:rFonts w:ascii="Times New Roman" w:hAnsi="Times New Roman" w:cs="Times New Roman"/>
          <w:u w:val="single"/>
        </w:rPr>
        <w:t xml:space="preserve">Article </w:t>
      </w:r>
      <w:r w:rsidR="001538E1" w:rsidRPr="00A10F37">
        <w:rPr>
          <w:rFonts w:ascii="Times New Roman" w:hAnsi="Times New Roman" w:cs="Times New Roman"/>
          <w:u w:val="single"/>
        </w:rPr>
        <w:fldChar w:fldCharType="begin"/>
      </w:r>
      <w:r w:rsidR="001538E1" w:rsidRPr="00A10F37">
        <w:rPr>
          <w:rFonts w:ascii="Times New Roman" w:hAnsi="Times New Roman" w:cs="Times New Roman"/>
          <w:u w:val="single"/>
        </w:rPr>
        <w:instrText xml:space="preserve"> REF _Ref170104120 \w \h  \* MERGEFORMAT </w:instrText>
      </w:r>
      <w:r w:rsidR="001538E1" w:rsidRPr="00A10F37">
        <w:rPr>
          <w:rFonts w:ascii="Times New Roman" w:hAnsi="Times New Roman" w:cs="Times New Roman"/>
          <w:u w:val="single"/>
        </w:rPr>
      </w:r>
      <w:r w:rsidR="001538E1" w:rsidRPr="00A10F37">
        <w:rPr>
          <w:rFonts w:ascii="Times New Roman" w:hAnsi="Times New Roman" w:cs="Times New Roman"/>
          <w:u w:val="single"/>
        </w:rPr>
        <w:fldChar w:fldCharType="separate"/>
      </w:r>
      <w:r w:rsidR="00A01070">
        <w:rPr>
          <w:rFonts w:ascii="Times New Roman" w:hAnsi="Times New Roman" w:cs="Times New Roman"/>
          <w:u w:val="single"/>
        </w:rPr>
        <w:t>6</w:t>
      </w:r>
      <w:r w:rsidR="001538E1" w:rsidRPr="00A10F37">
        <w:rPr>
          <w:rFonts w:ascii="Times New Roman" w:hAnsi="Times New Roman" w:cs="Times New Roman"/>
          <w:u w:val="single"/>
        </w:rPr>
        <w:fldChar w:fldCharType="end"/>
      </w:r>
      <w:r w:rsidR="00D25B33" w:rsidRPr="00A10F37">
        <w:rPr>
          <w:rFonts w:ascii="Times New Roman" w:hAnsi="Times New Roman" w:cs="Times New Roman"/>
        </w:rPr>
        <w:t>, with the BORG having reasonable means to enforce such obligations</w:t>
      </w:r>
      <w:r w:rsidR="00D25B33" w:rsidRPr="00A10F37">
        <w:rPr>
          <w:rFonts w:ascii="Times New Roman" w:hAnsi="Times New Roman" w:cs="Times New Roman"/>
          <w:b/>
          <w:bCs/>
        </w:rPr>
        <w:t xml:space="preserve"> </w:t>
      </w:r>
      <w:r w:rsidR="00D25B33" w:rsidRPr="00A10F37">
        <w:rPr>
          <w:rFonts w:ascii="Times New Roman" w:hAnsi="Times New Roman" w:cs="Times New Roman"/>
        </w:rPr>
        <w:t>directly or indirectly</w:t>
      </w:r>
      <w:r w:rsidR="00923304" w:rsidRPr="00A10F37">
        <w:rPr>
          <w:rFonts w:ascii="Times New Roman" w:hAnsi="Times New Roman" w:cs="Times New Roman"/>
        </w:rPr>
        <w:t>.</w:t>
      </w:r>
      <w:bookmarkEnd w:id="36"/>
      <w:r w:rsidR="00923304" w:rsidRPr="00A10F37">
        <w:rPr>
          <w:rFonts w:ascii="Times New Roman" w:hAnsi="Times New Roman" w:cs="Times New Roman"/>
          <w:b/>
          <w:bCs/>
        </w:rPr>
        <w:t xml:space="preserve"> </w:t>
      </w:r>
    </w:p>
    <w:p w14:paraId="416C659D" w14:textId="36D2C172" w:rsidR="00277D6E"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b/>
          <w:bCs/>
        </w:rPr>
      </w:pPr>
      <w:bookmarkStart w:id="37" w:name="_Ref170104344"/>
      <w:r w:rsidRPr="00A10F37">
        <w:rPr>
          <w:rFonts w:ascii="Times New Roman" w:hAnsi="Times New Roman" w:cs="Times New Roman"/>
        </w:rPr>
        <w:t xml:space="preserve">If any </w:t>
      </w:r>
      <w:r w:rsidR="003C311A" w:rsidRPr="00A10F37">
        <w:rPr>
          <w:rFonts w:ascii="Times New Roman" w:hAnsi="Times New Roman" w:cs="Times New Roman"/>
        </w:rPr>
        <w:t>BORG Personnel</w:t>
      </w:r>
      <w:r w:rsidR="00277D6E" w:rsidRPr="00A10F37">
        <w:rPr>
          <w:rFonts w:ascii="Times New Roman" w:hAnsi="Times New Roman" w:cs="Times New Roman"/>
        </w:rPr>
        <w:t xml:space="preserve"> </w:t>
      </w:r>
      <w:r w:rsidRPr="00A10F37">
        <w:rPr>
          <w:rFonts w:ascii="Times New Roman" w:hAnsi="Times New Roman" w:cs="Times New Roman"/>
        </w:rPr>
        <w:t>is compelled by</w:t>
      </w:r>
      <w:r w:rsidR="00E462E6" w:rsidRPr="00A10F37">
        <w:rPr>
          <w:rFonts w:ascii="Times New Roman" w:hAnsi="Times New Roman" w:cs="Times New Roman"/>
        </w:rPr>
        <w:t xml:space="preserve"> any applicable Legal Requirement</w:t>
      </w:r>
      <w:r w:rsidRPr="00A10F37">
        <w:rPr>
          <w:rFonts w:ascii="Times New Roman" w:hAnsi="Times New Roman" w:cs="Times New Roman"/>
        </w:rPr>
        <w:t xml:space="preserve"> to disclose any Confidential Information then, to the extent permitted by </w:t>
      </w:r>
      <w:r w:rsidR="000F5CBC" w:rsidRPr="00A10F37">
        <w:rPr>
          <w:rFonts w:ascii="Times New Roman" w:hAnsi="Times New Roman" w:cs="Times New Roman"/>
        </w:rPr>
        <w:t>applicable Legal Requirements</w:t>
      </w:r>
      <w:r w:rsidRPr="00A10F37">
        <w:rPr>
          <w:rFonts w:ascii="Times New Roman" w:hAnsi="Times New Roman" w:cs="Times New Roman"/>
        </w:rPr>
        <w:t>, such person shall: (</w:t>
      </w:r>
      <w:r w:rsidR="00277D6E" w:rsidRPr="00A10F37">
        <w:rPr>
          <w:rFonts w:ascii="Times New Roman" w:hAnsi="Times New Roman" w:cs="Times New Roman"/>
        </w:rPr>
        <w:t>1</w:t>
      </w:r>
      <w:r w:rsidRPr="00A10F37">
        <w:rPr>
          <w:rFonts w:ascii="Times New Roman" w:hAnsi="Times New Roman" w:cs="Times New Roman"/>
        </w:rPr>
        <w:t xml:space="preserve">) promptly, and prior to such disclosure, notify the BORG in writing of such requirement so that the BORG can seek a protective order or other remedy, or waive its rights under </w:t>
      </w:r>
      <w:r w:rsidRPr="00A10F37">
        <w:rPr>
          <w:rFonts w:ascii="Times New Roman" w:hAnsi="Times New Roman" w:cs="Times New Roman"/>
          <w:u w:val="single"/>
        </w:rPr>
        <w:t xml:space="preserve">Article </w:t>
      </w:r>
      <w:r w:rsidR="008C1B84" w:rsidRPr="00A10F37">
        <w:rPr>
          <w:rFonts w:ascii="Times New Roman" w:hAnsi="Times New Roman" w:cs="Times New Roman"/>
          <w:u w:val="single"/>
        </w:rPr>
        <w:fldChar w:fldCharType="begin"/>
      </w:r>
      <w:r w:rsidR="008C1B84" w:rsidRPr="00A10F37">
        <w:rPr>
          <w:rFonts w:ascii="Times New Roman" w:hAnsi="Times New Roman" w:cs="Times New Roman"/>
          <w:u w:val="single"/>
        </w:rPr>
        <w:instrText xml:space="preserve"> REF _Ref170104334 \w \h  \* MERGEFORMAT </w:instrText>
      </w:r>
      <w:r w:rsidR="008C1B84" w:rsidRPr="00A10F37">
        <w:rPr>
          <w:rFonts w:ascii="Times New Roman" w:hAnsi="Times New Roman" w:cs="Times New Roman"/>
          <w:u w:val="single"/>
        </w:rPr>
      </w:r>
      <w:r w:rsidR="008C1B84" w:rsidRPr="00A10F37">
        <w:rPr>
          <w:rFonts w:ascii="Times New Roman" w:hAnsi="Times New Roman" w:cs="Times New Roman"/>
          <w:u w:val="single"/>
        </w:rPr>
        <w:fldChar w:fldCharType="separate"/>
      </w:r>
      <w:r w:rsidR="00A01070">
        <w:rPr>
          <w:rFonts w:ascii="Times New Roman" w:hAnsi="Times New Roman" w:cs="Times New Roman"/>
          <w:u w:val="single"/>
        </w:rPr>
        <w:t>6.3</w:t>
      </w:r>
      <w:r w:rsidR="008C1B84" w:rsidRPr="00A10F37">
        <w:rPr>
          <w:rFonts w:ascii="Times New Roman" w:hAnsi="Times New Roman" w:cs="Times New Roman"/>
          <w:u w:val="single"/>
        </w:rPr>
        <w:fldChar w:fldCharType="end"/>
      </w:r>
      <w:r w:rsidRPr="00A10F37">
        <w:rPr>
          <w:rFonts w:ascii="Times New Roman" w:hAnsi="Times New Roman" w:cs="Times New Roman"/>
        </w:rPr>
        <w:t>; and (</w:t>
      </w:r>
      <w:r w:rsidR="00277D6E" w:rsidRPr="00A10F37">
        <w:rPr>
          <w:rFonts w:ascii="Times New Roman" w:hAnsi="Times New Roman" w:cs="Times New Roman"/>
        </w:rPr>
        <w:t>2</w:t>
      </w:r>
      <w:r w:rsidRPr="00A10F37">
        <w:rPr>
          <w:rFonts w:ascii="Times New Roman" w:hAnsi="Times New Roman" w:cs="Times New Roman"/>
        </w:rPr>
        <w:t xml:space="preserve">) provide reasonable assistance to the BORG, at the BORG’s sole cost and expense, in opposing such disclosure or seeking a protective order or other limitations on disclosure. If the BORG waives compliance or, after providing the notice and assistance required under this </w:t>
      </w:r>
      <w:r w:rsidRPr="00A10F37">
        <w:rPr>
          <w:rFonts w:ascii="Times New Roman" w:hAnsi="Times New Roman" w:cs="Times New Roman"/>
          <w:u w:val="single"/>
        </w:rPr>
        <w:t xml:space="preserve">Article </w:t>
      </w:r>
      <w:r w:rsidR="00F83182" w:rsidRPr="00A10F37">
        <w:rPr>
          <w:rFonts w:ascii="Times New Roman" w:hAnsi="Times New Roman" w:cs="Times New Roman"/>
          <w:u w:val="single"/>
        </w:rPr>
        <w:fldChar w:fldCharType="begin"/>
      </w:r>
      <w:r w:rsidR="00F83182" w:rsidRPr="00A10F37">
        <w:rPr>
          <w:rFonts w:ascii="Times New Roman" w:hAnsi="Times New Roman" w:cs="Times New Roman"/>
          <w:u w:val="single"/>
        </w:rPr>
        <w:instrText xml:space="preserve"> REF _Ref170104344 \w \h  \* MERGEFORMAT </w:instrText>
      </w:r>
      <w:r w:rsidR="00F83182" w:rsidRPr="00A10F37">
        <w:rPr>
          <w:rFonts w:ascii="Times New Roman" w:hAnsi="Times New Roman" w:cs="Times New Roman"/>
          <w:u w:val="single"/>
        </w:rPr>
      </w:r>
      <w:r w:rsidR="00F83182" w:rsidRPr="00A10F37">
        <w:rPr>
          <w:rFonts w:ascii="Times New Roman" w:hAnsi="Times New Roman" w:cs="Times New Roman"/>
          <w:u w:val="single"/>
        </w:rPr>
        <w:fldChar w:fldCharType="separate"/>
      </w:r>
      <w:r w:rsidR="00A01070">
        <w:rPr>
          <w:rFonts w:ascii="Times New Roman" w:hAnsi="Times New Roman" w:cs="Times New Roman"/>
          <w:u w:val="single"/>
        </w:rPr>
        <w:t>6.4</w:t>
      </w:r>
      <w:r w:rsidR="00F83182" w:rsidRPr="00A10F37">
        <w:rPr>
          <w:rFonts w:ascii="Times New Roman" w:hAnsi="Times New Roman" w:cs="Times New Roman"/>
          <w:u w:val="single"/>
        </w:rPr>
        <w:fldChar w:fldCharType="end"/>
      </w:r>
      <w:r w:rsidRPr="00A10F37">
        <w:rPr>
          <w:rFonts w:ascii="Times New Roman" w:hAnsi="Times New Roman" w:cs="Times New Roman"/>
        </w:rPr>
        <w:t>, the relevant</w:t>
      </w:r>
      <w:r w:rsidR="003C311A" w:rsidRPr="00A10F37">
        <w:rPr>
          <w:rFonts w:ascii="Times New Roman" w:hAnsi="Times New Roman" w:cs="Times New Roman"/>
        </w:rPr>
        <w:t xml:space="preserve"> BORG Personnel</w:t>
      </w:r>
      <w:r w:rsidR="00277D6E" w:rsidRPr="00A10F37">
        <w:rPr>
          <w:rFonts w:ascii="Times New Roman" w:hAnsi="Times New Roman" w:cs="Times New Roman"/>
        </w:rPr>
        <w:t xml:space="preserve"> </w:t>
      </w:r>
      <w:r w:rsidRPr="00A10F37">
        <w:rPr>
          <w:rFonts w:ascii="Times New Roman" w:hAnsi="Times New Roman" w:cs="Times New Roman"/>
        </w:rPr>
        <w:t xml:space="preserve">remains required by </w:t>
      </w:r>
      <w:r w:rsidR="00E160F7" w:rsidRPr="00A10F37">
        <w:rPr>
          <w:rFonts w:ascii="Times New Roman" w:hAnsi="Times New Roman" w:cs="Times New Roman"/>
        </w:rPr>
        <w:t>a</w:t>
      </w:r>
      <w:r w:rsidRPr="00A10F37">
        <w:rPr>
          <w:rFonts w:ascii="Times New Roman" w:hAnsi="Times New Roman" w:cs="Times New Roman"/>
        </w:rPr>
        <w:t>pplicable</w:t>
      </w:r>
      <w:r w:rsidR="00E160F7" w:rsidRPr="00A10F37">
        <w:rPr>
          <w:rFonts w:ascii="Times New Roman" w:hAnsi="Times New Roman" w:cs="Times New Roman"/>
        </w:rPr>
        <w:t xml:space="preserve"> Legal Requirements</w:t>
      </w:r>
      <w:r w:rsidRPr="00A10F37">
        <w:rPr>
          <w:rFonts w:ascii="Times New Roman" w:hAnsi="Times New Roman" w:cs="Times New Roman"/>
        </w:rPr>
        <w:t xml:space="preserve"> to disclose any Confidential Information, the person subject to such requirement shall disclose only that portion of the Confidential Information that, on the advice of such person’s legal counsel, such person is legally required to disclose and, upon the BORG’s request, shall use commercially reasonable efforts to obtain assurances from the applicable court or other presiding authority that such Confidential Information will be afforded confidential treatment.</w:t>
      </w:r>
      <w:bookmarkEnd w:id="37"/>
    </w:p>
    <w:p w14:paraId="328379C7" w14:textId="33615E2A" w:rsidR="00FA3009" w:rsidRPr="00A10F37" w:rsidRDefault="00724B2B"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b/>
          <w:bCs/>
        </w:rPr>
      </w:pPr>
      <w:bookmarkStart w:id="38" w:name="_Ref170642561"/>
      <w:r w:rsidRPr="00A10F37">
        <w:rPr>
          <w:rFonts w:ascii="Times New Roman" w:hAnsi="Times New Roman" w:cs="Times New Roman"/>
        </w:rPr>
        <w:t xml:space="preserve">The BORG may disclose, and treat as non-confidential, the PII of a </w:t>
      </w:r>
      <w:r w:rsidR="00A9686D" w:rsidRPr="00A10F37">
        <w:rPr>
          <w:rFonts w:ascii="Times New Roman" w:hAnsi="Times New Roman" w:cs="Times New Roman"/>
        </w:rPr>
        <w:t>Multisig</w:t>
      </w:r>
      <w:r w:rsidRPr="00A10F37">
        <w:rPr>
          <w:rFonts w:ascii="Times New Roman" w:hAnsi="Times New Roman" w:cs="Times New Roman"/>
        </w:rPr>
        <w:t xml:space="preserve"> </w:t>
      </w:r>
      <w:r w:rsidR="00163DFF" w:rsidRPr="00A10F37">
        <w:rPr>
          <w:rFonts w:ascii="Times New Roman" w:hAnsi="Times New Roman" w:cs="Times New Roman"/>
          <w:noProof/>
        </w:rPr>
        <w:t>Alliance</w:t>
      </w:r>
      <w:r w:rsidRPr="00A10F37">
        <w:rPr>
          <w:rFonts w:ascii="Times New Roman" w:hAnsi="Times New Roman" w:cs="Times New Roman"/>
        </w:rPr>
        <w:t xml:space="preserve"> Member under the following circumstances (in addition to those set forth in </w:t>
      </w:r>
      <w:r w:rsidRPr="00A10F37">
        <w:rPr>
          <w:rFonts w:ascii="Times New Roman" w:hAnsi="Times New Roman" w:cs="Times New Roman"/>
          <w:u w:val="single"/>
        </w:rPr>
        <w:t xml:space="preserve">Article </w:t>
      </w:r>
      <w:r w:rsidR="000D423F" w:rsidRPr="00A10F37">
        <w:rPr>
          <w:rFonts w:ascii="Times New Roman" w:hAnsi="Times New Roman" w:cs="Times New Roman"/>
          <w:u w:val="single"/>
        </w:rPr>
        <w:fldChar w:fldCharType="begin"/>
      </w:r>
      <w:r w:rsidR="000D423F" w:rsidRPr="00A10F37">
        <w:rPr>
          <w:rFonts w:ascii="Times New Roman" w:hAnsi="Times New Roman" w:cs="Times New Roman"/>
          <w:u w:val="single"/>
        </w:rPr>
        <w:instrText xml:space="preserve"> REF _Ref170104344 \w \h  \* MERGEFORMAT </w:instrText>
      </w:r>
      <w:r w:rsidR="000D423F" w:rsidRPr="00A10F37">
        <w:rPr>
          <w:rFonts w:ascii="Times New Roman" w:hAnsi="Times New Roman" w:cs="Times New Roman"/>
          <w:u w:val="single"/>
        </w:rPr>
      </w:r>
      <w:r w:rsidR="000D423F" w:rsidRPr="00A10F37">
        <w:rPr>
          <w:rFonts w:ascii="Times New Roman" w:hAnsi="Times New Roman" w:cs="Times New Roman"/>
          <w:u w:val="single"/>
        </w:rPr>
        <w:fldChar w:fldCharType="separate"/>
      </w:r>
      <w:r w:rsidR="00A01070">
        <w:rPr>
          <w:rFonts w:ascii="Times New Roman" w:hAnsi="Times New Roman" w:cs="Times New Roman"/>
          <w:u w:val="single"/>
        </w:rPr>
        <w:t>6.4</w:t>
      </w:r>
      <w:r w:rsidR="000D423F" w:rsidRPr="00A10F37">
        <w:rPr>
          <w:rFonts w:ascii="Times New Roman" w:hAnsi="Times New Roman" w:cs="Times New Roman"/>
          <w:u w:val="single"/>
        </w:rPr>
        <w:fldChar w:fldCharType="end"/>
      </w:r>
      <w:r w:rsidRPr="00A10F37">
        <w:rPr>
          <w:rFonts w:ascii="Times New Roman" w:hAnsi="Times New Roman" w:cs="Times New Roman"/>
        </w:rPr>
        <w:t>):</w:t>
      </w:r>
      <w:bookmarkEnd w:id="38"/>
      <w:r w:rsidRPr="00A10F37">
        <w:rPr>
          <w:rFonts w:ascii="Times New Roman" w:hAnsi="Times New Roman" w:cs="Times New Roman"/>
        </w:rPr>
        <w:t xml:space="preserve"> </w:t>
      </w:r>
    </w:p>
    <w:p w14:paraId="20549D76" w14:textId="437D6C4F" w:rsidR="003221E2" w:rsidRPr="00A10F37" w:rsidRDefault="003221E2" w:rsidP="00D162BB">
      <w:pPr>
        <w:pStyle w:val="ListParagraph"/>
        <w:numPr>
          <w:ilvl w:val="2"/>
          <w:numId w:val="2"/>
        </w:numPr>
        <w:spacing w:before="120" w:after="120" w:line="240" w:lineRule="auto"/>
        <w:ind w:left="1080" w:hanging="540"/>
        <w:contextualSpacing w:val="0"/>
        <w:jc w:val="both"/>
        <w:rPr>
          <w:rFonts w:ascii="Times New Roman" w:hAnsi="Times New Roman" w:cs="Times New Roman"/>
        </w:rPr>
      </w:pPr>
      <w:r w:rsidRPr="00A10F37">
        <w:rPr>
          <w:rFonts w:ascii="Times New Roman" w:hAnsi="Times New Roman" w:cs="Times New Roman"/>
        </w:rPr>
        <w:t xml:space="preserve">such Multisig Member has consented to such disclosure or treatment; or </w:t>
      </w:r>
    </w:p>
    <w:p w14:paraId="0243E056" w14:textId="26121FA4" w:rsidR="00FA3009" w:rsidRPr="00A10F37" w:rsidRDefault="00724B2B" w:rsidP="00D162BB">
      <w:pPr>
        <w:pStyle w:val="ListParagraph"/>
        <w:numPr>
          <w:ilvl w:val="2"/>
          <w:numId w:val="2"/>
        </w:numPr>
        <w:spacing w:before="120" w:after="120" w:line="240" w:lineRule="auto"/>
        <w:ind w:left="1080" w:hanging="540"/>
        <w:contextualSpacing w:val="0"/>
        <w:jc w:val="both"/>
        <w:rPr>
          <w:rFonts w:ascii="Times New Roman" w:hAnsi="Times New Roman" w:cs="Times New Roman"/>
          <w:b/>
          <w:bCs/>
        </w:rPr>
      </w:pPr>
      <w:r w:rsidRPr="00A10F37">
        <w:rPr>
          <w:rFonts w:ascii="Times New Roman" w:hAnsi="Times New Roman" w:cs="Times New Roman"/>
        </w:rPr>
        <w:t xml:space="preserve">such </w:t>
      </w:r>
      <w:r w:rsidR="00A9686D" w:rsidRPr="00A10F37">
        <w:rPr>
          <w:rFonts w:ascii="Times New Roman" w:hAnsi="Times New Roman" w:cs="Times New Roman"/>
        </w:rPr>
        <w:t>Multisig</w:t>
      </w:r>
      <w:r w:rsidRPr="00A10F37">
        <w:rPr>
          <w:rFonts w:ascii="Times New Roman" w:hAnsi="Times New Roman" w:cs="Times New Roman"/>
        </w:rPr>
        <w:t xml:space="preserve"> Member has been determined to have committed fraud, gross negligence, an intentional and knowing breach of these Bylaws or another Governance Agreement</w:t>
      </w:r>
      <w:r w:rsidR="0080368A" w:rsidRPr="00A10F37">
        <w:rPr>
          <w:rFonts w:ascii="Times New Roman" w:hAnsi="Times New Roman" w:cs="Times New Roman"/>
        </w:rPr>
        <w:t xml:space="preserve"> or agreement with </w:t>
      </w:r>
      <w:r w:rsidR="00175E3E" w:rsidRPr="00A10F37">
        <w:rPr>
          <w:rFonts w:ascii="Times New Roman" w:hAnsi="Times New Roman" w:cs="Times New Roman"/>
        </w:rPr>
        <w:t>t</w:t>
      </w:r>
      <w:r w:rsidR="0080368A" w:rsidRPr="00A10F37">
        <w:rPr>
          <w:rFonts w:ascii="Times New Roman" w:hAnsi="Times New Roman" w:cs="Times New Roman"/>
        </w:rPr>
        <w:t>he BORG</w:t>
      </w:r>
      <w:r w:rsidRPr="00A10F37">
        <w:rPr>
          <w:rFonts w:ascii="Times New Roman" w:hAnsi="Times New Roman" w:cs="Times New Roman"/>
        </w:rPr>
        <w:t xml:space="preserve">, or a crime involving moral turpitude by: </w:t>
      </w:r>
    </w:p>
    <w:p w14:paraId="41AAF64E" w14:textId="202EB733" w:rsidR="00FA3009" w:rsidRPr="00A10F37" w:rsidRDefault="00724B2B"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b/>
          <w:bCs/>
        </w:rPr>
      </w:pPr>
      <w:r w:rsidRPr="00A10F37">
        <w:rPr>
          <w:rFonts w:ascii="Times New Roman" w:hAnsi="Times New Roman" w:cs="Times New Roman"/>
        </w:rPr>
        <w:t xml:space="preserve">a Community Module Approval; </w:t>
      </w:r>
    </w:p>
    <w:p w14:paraId="68751CFF" w14:textId="3B36DE65" w:rsidR="00FA3009" w:rsidRPr="00A10F37" w:rsidRDefault="00724B2B"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b/>
          <w:bCs/>
        </w:rPr>
      </w:pPr>
      <w:r w:rsidRPr="00A10F37">
        <w:rPr>
          <w:rFonts w:ascii="Times New Roman" w:hAnsi="Times New Roman" w:cs="Times New Roman"/>
        </w:rPr>
        <w:t xml:space="preserve">the Board; or </w:t>
      </w:r>
    </w:p>
    <w:p w14:paraId="70DB6CC5" w14:textId="42FE8B61" w:rsidR="00FA3009" w:rsidRPr="00A10F37" w:rsidRDefault="00724B2B" w:rsidP="00D162BB">
      <w:pPr>
        <w:pStyle w:val="ListParagraph"/>
        <w:numPr>
          <w:ilvl w:val="3"/>
          <w:numId w:val="2"/>
        </w:numPr>
        <w:tabs>
          <w:tab w:val="left" w:pos="1440"/>
          <w:tab w:val="left" w:pos="1800"/>
        </w:tabs>
        <w:spacing w:before="120" w:after="120" w:line="240" w:lineRule="auto"/>
        <w:ind w:left="1530" w:hanging="720"/>
        <w:contextualSpacing w:val="0"/>
        <w:jc w:val="both"/>
        <w:rPr>
          <w:rFonts w:ascii="Times New Roman" w:hAnsi="Times New Roman" w:cs="Times New Roman"/>
          <w:b/>
          <w:bCs/>
        </w:rPr>
      </w:pPr>
      <w:r w:rsidRPr="00A10F37">
        <w:rPr>
          <w:rFonts w:ascii="Times New Roman" w:hAnsi="Times New Roman" w:cs="Times New Roman"/>
        </w:rPr>
        <w:t xml:space="preserve">a Supervisor or </w:t>
      </w:r>
      <w:r w:rsidRPr="00A10F37">
        <w:rPr>
          <w:rFonts w:ascii="Times New Roman" w:hAnsi="Times New Roman" w:cs="Times New Roman"/>
          <w:noProof/>
        </w:rPr>
        <w:t>Emergency</w:t>
      </w:r>
      <w:r w:rsidRPr="00A10F37">
        <w:rPr>
          <w:rFonts w:ascii="Times New Roman" w:hAnsi="Times New Roman" w:cs="Times New Roman"/>
        </w:rPr>
        <w:t xml:space="preserve"> Supervisor; and </w:t>
      </w:r>
    </w:p>
    <w:p w14:paraId="5DA5ED7C" w14:textId="77777777" w:rsidR="00596EC1" w:rsidRPr="00A10F37" w:rsidRDefault="00724B2B" w:rsidP="00D162BB">
      <w:pPr>
        <w:pStyle w:val="ListParagraph"/>
        <w:numPr>
          <w:ilvl w:val="2"/>
          <w:numId w:val="2"/>
        </w:numPr>
        <w:spacing w:before="120" w:after="120" w:line="240" w:lineRule="auto"/>
        <w:ind w:left="1080" w:hanging="540"/>
        <w:contextualSpacing w:val="0"/>
        <w:jc w:val="both"/>
        <w:rPr>
          <w:rFonts w:ascii="Times New Roman" w:hAnsi="Times New Roman" w:cs="Times New Roman"/>
          <w:b/>
          <w:bCs/>
        </w:rPr>
      </w:pPr>
      <w:r w:rsidRPr="00A10F37">
        <w:rPr>
          <w:rFonts w:ascii="Times New Roman" w:hAnsi="Times New Roman" w:cs="Times New Roman"/>
        </w:rPr>
        <w:t xml:space="preserve">such </w:t>
      </w:r>
      <w:r w:rsidR="00A9686D" w:rsidRPr="00A10F37">
        <w:rPr>
          <w:rFonts w:ascii="Times New Roman" w:hAnsi="Times New Roman" w:cs="Times New Roman"/>
        </w:rPr>
        <w:t>Multisig</w:t>
      </w:r>
      <w:r w:rsidRPr="00A10F37">
        <w:rPr>
          <w:rFonts w:ascii="Times New Roman" w:hAnsi="Times New Roman" w:cs="Times New Roman"/>
        </w:rPr>
        <w:t xml:space="preserve"> Member’s </w:t>
      </w:r>
      <w:r w:rsidR="00A9686D" w:rsidRPr="00A10F37">
        <w:rPr>
          <w:rFonts w:ascii="Times New Roman" w:hAnsi="Times New Roman" w:cs="Times New Roman"/>
        </w:rPr>
        <w:t>Multisig</w:t>
      </w:r>
      <w:r w:rsidRPr="00A10F37">
        <w:rPr>
          <w:rFonts w:ascii="Times New Roman" w:hAnsi="Times New Roman" w:cs="Times New Roman"/>
        </w:rPr>
        <w:t xml:space="preserve"> Private Key(s) has/have been removed from the applicable </w:t>
      </w:r>
      <w:r w:rsidR="00A9686D" w:rsidRPr="00A10F37">
        <w:rPr>
          <w:rFonts w:ascii="Times New Roman" w:hAnsi="Times New Roman" w:cs="Times New Roman"/>
        </w:rPr>
        <w:t>Multisig</w:t>
      </w:r>
      <w:r w:rsidRPr="00A10F37">
        <w:rPr>
          <w:rFonts w:ascii="Times New Roman" w:hAnsi="Times New Roman" w:cs="Times New Roman"/>
        </w:rPr>
        <w:t xml:space="preserve"> Private Key Set(s).</w:t>
      </w:r>
    </w:p>
    <w:p w14:paraId="61643995" w14:textId="4BFB43AA" w:rsidR="00724B2B" w:rsidRPr="00A10F37" w:rsidRDefault="00596EC1" w:rsidP="00596EC1">
      <w:pPr>
        <w:pStyle w:val="ListParagraph"/>
        <w:numPr>
          <w:ilvl w:val="1"/>
          <w:numId w:val="2"/>
        </w:numPr>
        <w:spacing w:before="120" w:after="120" w:line="240" w:lineRule="auto"/>
        <w:contextualSpacing w:val="0"/>
        <w:jc w:val="both"/>
        <w:rPr>
          <w:rFonts w:ascii="Times New Roman" w:hAnsi="Times New Roman" w:cs="Times New Roman"/>
          <w:b/>
          <w:bCs/>
        </w:rPr>
      </w:pPr>
      <w:r w:rsidRPr="00A10F37">
        <w:rPr>
          <w:rFonts w:ascii="Times New Roman" w:hAnsi="Times New Roman" w:cs="Times New Roman"/>
        </w:rPr>
        <w:lastRenderedPageBreak/>
        <w:t xml:space="preserve">The Board or an Emergency Supervisor may authorize the disclosure of any Confidential Information </w:t>
      </w:r>
      <w:r w:rsidR="00AC023D" w:rsidRPr="00A10F37">
        <w:rPr>
          <w:rFonts w:ascii="Times New Roman" w:hAnsi="Times New Roman" w:cs="Times New Roman"/>
        </w:rPr>
        <w:t xml:space="preserve">(other than the PII, except as set forth in </w:t>
      </w:r>
      <w:r w:rsidR="00AC023D" w:rsidRPr="00A10F37">
        <w:rPr>
          <w:rFonts w:ascii="Times New Roman" w:hAnsi="Times New Roman" w:cs="Times New Roman"/>
          <w:u w:val="single"/>
        </w:rPr>
        <w:t xml:space="preserve">Article </w:t>
      </w:r>
      <w:r w:rsidR="00AC023D" w:rsidRPr="00A10F37">
        <w:rPr>
          <w:rFonts w:ascii="Times New Roman" w:hAnsi="Times New Roman" w:cs="Times New Roman"/>
          <w:u w:val="single"/>
        </w:rPr>
        <w:fldChar w:fldCharType="begin"/>
      </w:r>
      <w:r w:rsidR="00AC023D" w:rsidRPr="00A10F37">
        <w:rPr>
          <w:rFonts w:ascii="Times New Roman" w:hAnsi="Times New Roman" w:cs="Times New Roman"/>
          <w:u w:val="single"/>
        </w:rPr>
        <w:instrText xml:space="preserve"> REF _Ref170642561 \w \h </w:instrText>
      </w:r>
      <w:r w:rsidR="0056481C" w:rsidRPr="00A10F37">
        <w:rPr>
          <w:rFonts w:ascii="Times New Roman" w:hAnsi="Times New Roman" w:cs="Times New Roman"/>
          <w:u w:val="single"/>
        </w:rPr>
        <w:instrText xml:space="preserve"> \* MERGEFORMAT </w:instrText>
      </w:r>
      <w:r w:rsidR="00AC023D" w:rsidRPr="00A10F37">
        <w:rPr>
          <w:rFonts w:ascii="Times New Roman" w:hAnsi="Times New Roman" w:cs="Times New Roman"/>
          <w:u w:val="single"/>
        </w:rPr>
      </w:r>
      <w:r w:rsidR="00AC023D" w:rsidRPr="00A10F37">
        <w:rPr>
          <w:rFonts w:ascii="Times New Roman" w:hAnsi="Times New Roman" w:cs="Times New Roman"/>
          <w:u w:val="single"/>
        </w:rPr>
        <w:fldChar w:fldCharType="separate"/>
      </w:r>
      <w:r w:rsidR="00A01070">
        <w:rPr>
          <w:rFonts w:ascii="Times New Roman" w:hAnsi="Times New Roman" w:cs="Times New Roman"/>
          <w:u w:val="single"/>
        </w:rPr>
        <w:t>6.5</w:t>
      </w:r>
      <w:r w:rsidR="00AC023D" w:rsidRPr="00A10F37">
        <w:rPr>
          <w:rFonts w:ascii="Times New Roman" w:hAnsi="Times New Roman" w:cs="Times New Roman"/>
          <w:u w:val="single"/>
        </w:rPr>
        <w:fldChar w:fldCharType="end"/>
      </w:r>
      <w:r w:rsidR="00AC023D" w:rsidRPr="00A10F37">
        <w:rPr>
          <w:rFonts w:ascii="Times New Roman" w:hAnsi="Times New Roman" w:cs="Times New Roman"/>
        </w:rPr>
        <w:t xml:space="preserve"> above) </w:t>
      </w:r>
      <w:r w:rsidRPr="00A10F37">
        <w:rPr>
          <w:rFonts w:ascii="Times New Roman" w:hAnsi="Times New Roman" w:cs="Times New Roman"/>
        </w:rPr>
        <w:t>to the Community (or any subset thereof) based on its reasonable good faith discretion</w:t>
      </w:r>
      <w:r w:rsidR="00AA6F8E" w:rsidRPr="00A10F37">
        <w:rPr>
          <w:rFonts w:ascii="Times New Roman" w:hAnsi="Times New Roman" w:cs="Times New Roman"/>
        </w:rPr>
        <w:t xml:space="preserve"> of the Community’s interest in and need to know such Confidential Information</w:t>
      </w:r>
      <w:r w:rsidRPr="00A10F37">
        <w:rPr>
          <w:rFonts w:ascii="Times New Roman" w:hAnsi="Times New Roman" w:cs="Times New Roman"/>
        </w:rPr>
        <w:t>.</w:t>
      </w:r>
    </w:p>
    <w:p w14:paraId="24CAF1D4" w14:textId="01C9068B" w:rsidR="00923304" w:rsidRPr="00A10F37" w:rsidRDefault="00923304" w:rsidP="00D162BB">
      <w:pPr>
        <w:pStyle w:val="ListParagraph"/>
        <w:numPr>
          <w:ilvl w:val="0"/>
          <w:numId w:val="2"/>
        </w:numPr>
        <w:spacing w:before="120" w:after="120" w:line="240" w:lineRule="auto"/>
        <w:contextualSpacing w:val="0"/>
        <w:jc w:val="both"/>
        <w:rPr>
          <w:rFonts w:ascii="Times New Roman" w:hAnsi="Times New Roman" w:cs="Times New Roman"/>
          <w:b/>
          <w:bCs/>
        </w:rPr>
      </w:pPr>
      <w:bookmarkStart w:id="39" w:name="_Ref170104516"/>
      <w:r w:rsidRPr="00A10F37">
        <w:rPr>
          <w:rFonts w:ascii="Times New Roman" w:hAnsi="Times New Roman" w:cs="Times New Roman"/>
          <w:b/>
          <w:bCs/>
        </w:rPr>
        <w:t>INDEMNIFICATION</w:t>
      </w:r>
      <w:bookmarkEnd w:id="39"/>
    </w:p>
    <w:p w14:paraId="3933DDC1" w14:textId="4F1D75DF" w:rsidR="00277D6E"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rPr>
      </w:pPr>
      <w:bookmarkStart w:id="40" w:name="_Ref170582552"/>
      <w:r w:rsidRPr="00A10F37">
        <w:rPr>
          <w:rFonts w:ascii="Times New Roman" w:hAnsi="Times New Roman" w:cs="Times New Roman"/>
          <w:b/>
          <w:bCs/>
          <w:i/>
          <w:iCs/>
        </w:rPr>
        <w:t xml:space="preserve">Indemnification of </w:t>
      </w:r>
      <w:r w:rsidR="00674715" w:rsidRPr="00A10F37">
        <w:rPr>
          <w:rFonts w:ascii="Times New Roman" w:hAnsi="Times New Roman" w:cs="Times New Roman"/>
          <w:b/>
          <w:bCs/>
          <w:i/>
          <w:iCs/>
        </w:rPr>
        <w:t>Certain BORG Personnel</w:t>
      </w:r>
      <w:r w:rsidRPr="00A10F37">
        <w:rPr>
          <w:rFonts w:ascii="Times New Roman" w:hAnsi="Times New Roman" w:cs="Times New Roman"/>
        </w:rPr>
        <w:t>.</w:t>
      </w:r>
      <w:r w:rsidR="008F76A7" w:rsidRPr="00A10F37">
        <w:rPr>
          <w:rFonts w:ascii="Times New Roman" w:hAnsi="Times New Roman" w:cs="Times New Roman"/>
        </w:rPr>
        <w:t xml:space="preserve"> </w:t>
      </w:r>
      <w:r w:rsidR="00036CAD" w:rsidRPr="00A10F37">
        <w:rPr>
          <w:rFonts w:ascii="Times New Roman" w:hAnsi="Times New Roman" w:cs="Times New Roman"/>
        </w:rPr>
        <w:t>Each person who was or is made a party to, or is threatened to be made a party to, or is involved in any threatened or actual action, suit, claim, counterclaim, cross claim, arbitration, mediation, alternate dispute resolution mechanism, investigation, inquiry, administrative hearing or any other actual or threatened proceeding, including any appeal or action for enforcement, in each case, whether civil, criminal, administrative or investigative, brought by or on behalf of or to be determined or tried by or before a governmental body or legal mediator, arbitrator or panel of mediators or arbitrators</w:t>
      </w:r>
      <w:r w:rsidRPr="00A10F37">
        <w:rPr>
          <w:rFonts w:ascii="Times New Roman" w:hAnsi="Times New Roman" w:cs="Times New Roman"/>
        </w:rPr>
        <w:t>,</w:t>
      </w:r>
      <w:r w:rsidR="00351BA8" w:rsidRPr="00A10F37">
        <w:rPr>
          <w:rFonts w:ascii="Times New Roman" w:hAnsi="Times New Roman" w:cs="Times New Roman"/>
        </w:rPr>
        <w:t xml:space="preserve"> in each case,</w:t>
      </w:r>
      <w:r w:rsidRPr="00A10F37">
        <w:rPr>
          <w:rFonts w:ascii="Times New Roman" w:hAnsi="Times New Roman" w:cs="Times New Roman"/>
        </w:rPr>
        <w:t xml:space="preserve"> by reason of the fact that such person (or a person of whom such person is the legal representative), is or was a </w:t>
      </w:r>
      <w:r w:rsidR="00412A50" w:rsidRPr="00A10F37">
        <w:rPr>
          <w:rFonts w:ascii="Times New Roman" w:hAnsi="Times New Roman" w:cs="Times New Roman"/>
        </w:rPr>
        <w:t>BORG Personnel</w:t>
      </w:r>
      <w:r w:rsidRPr="00A10F37">
        <w:rPr>
          <w:rFonts w:ascii="Times New Roman" w:hAnsi="Times New Roman" w:cs="Times New Roman"/>
        </w:rPr>
        <w:t xml:space="preserve"> </w:t>
      </w:r>
      <w:r w:rsidR="00351BA8" w:rsidRPr="00A10F37">
        <w:rPr>
          <w:rFonts w:ascii="Times New Roman" w:hAnsi="Times New Roman" w:cs="Times New Roman"/>
        </w:rPr>
        <w:t>(each, a “</w:t>
      </w:r>
      <w:r w:rsidR="00351BA8" w:rsidRPr="00A10F37">
        <w:rPr>
          <w:rFonts w:ascii="Times New Roman" w:hAnsi="Times New Roman" w:cs="Times New Roman"/>
          <w:b/>
          <w:bCs/>
          <w:i/>
          <w:iCs/>
        </w:rPr>
        <w:t>Proceeding</w:t>
      </w:r>
      <w:r w:rsidR="00351BA8" w:rsidRPr="00A10F37">
        <w:rPr>
          <w:rFonts w:ascii="Times New Roman" w:hAnsi="Times New Roman" w:cs="Times New Roman"/>
        </w:rPr>
        <w:t>” and each such person against whom a Proceeding is brought, an “</w:t>
      </w:r>
      <w:r w:rsidR="00351BA8" w:rsidRPr="00A10F37">
        <w:rPr>
          <w:rFonts w:ascii="Times New Roman" w:hAnsi="Times New Roman" w:cs="Times New Roman"/>
          <w:b/>
          <w:bCs/>
          <w:i/>
          <w:iCs/>
        </w:rPr>
        <w:t>Indemnitee</w:t>
      </w:r>
      <w:r w:rsidR="00351BA8" w:rsidRPr="00A10F37">
        <w:rPr>
          <w:rFonts w:ascii="Times New Roman" w:hAnsi="Times New Roman" w:cs="Times New Roman"/>
        </w:rPr>
        <w:t>”)</w:t>
      </w:r>
      <w:r w:rsidRPr="00A10F37">
        <w:rPr>
          <w:rFonts w:ascii="Times New Roman" w:hAnsi="Times New Roman" w:cs="Times New Roman"/>
        </w:rPr>
        <w:t xml:space="preserve"> shall be indemnified and held harmless by the BORG upon the terms and conditions set forth in this </w:t>
      </w:r>
      <w:r w:rsidRPr="00A10F37">
        <w:rPr>
          <w:rFonts w:ascii="Times New Roman" w:hAnsi="Times New Roman" w:cs="Times New Roman"/>
          <w:u w:val="single"/>
        </w:rPr>
        <w:t xml:space="preserve">Article </w:t>
      </w:r>
      <w:r w:rsidR="00D71484" w:rsidRPr="00A10F37">
        <w:rPr>
          <w:rFonts w:ascii="Times New Roman" w:hAnsi="Times New Roman" w:cs="Times New Roman"/>
          <w:u w:val="single"/>
        </w:rPr>
        <w:fldChar w:fldCharType="begin"/>
      </w:r>
      <w:r w:rsidR="00D71484" w:rsidRPr="00A10F37">
        <w:rPr>
          <w:rFonts w:ascii="Times New Roman" w:hAnsi="Times New Roman" w:cs="Times New Roman"/>
          <w:u w:val="single"/>
        </w:rPr>
        <w:instrText xml:space="preserve"> REF _Ref170104516 \w \h  \* MERGEFORMAT </w:instrText>
      </w:r>
      <w:r w:rsidR="00D71484" w:rsidRPr="00A10F37">
        <w:rPr>
          <w:rFonts w:ascii="Times New Roman" w:hAnsi="Times New Roman" w:cs="Times New Roman"/>
          <w:u w:val="single"/>
        </w:rPr>
      </w:r>
      <w:r w:rsidR="00D71484" w:rsidRPr="00A10F37">
        <w:rPr>
          <w:rFonts w:ascii="Times New Roman" w:hAnsi="Times New Roman" w:cs="Times New Roman"/>
          <w:u w:val="single"/>
        </w:rPr>
        <w:fldChar w:fldCharType="separate"/>
      </w:r>
      <w:r w:rsidR="00A01070">
        <w:rPr>
          <w:rFonts w:ascii="Times New Roman" w:hAnsi="Times New Roman" w:cs="Times New Roman"/>
          <w:u w:val="single"/>
        </w:rPr>
        <w:t>7</w:t>
      </w:r>
      <w:r w:rsidR="00D71484" w:rsidRPr="00A10F37">
        <w:rPr>
          <w:rFonts w:ascii="Times New Roman" w:hAnsi="Times New Roman" w:cs="Times New Roman"/>
          <w:u w:val="single"/>
        </w:rPr>
        <w:fldChar w:fldCharType="end"/>
      </w:r>
      <w:r w:rsidRPr="00A10F37">
        <w:rPr>
          <w:rFonts w:ascii="Times New Roman" w:hAnsi="Times New Roman" w:cs="Times New Roman"/>
        </w:rPr>
        <w:t xml:space="preserve"> against all expenses, liability and loss (including attorneys' fees, judgments, fines, excise taxes and penalties and amounts paid or to be paid in settlement) reasonably incurred or suffered by such Indemnitee in connection therewith, provided such Indemnitee acted in good faith and in a manner that the Indemnitee reasonably believed to be in or not opposed to the best interests of the BORG, did not commit fraud, gross negligence, an intentional and knowing </w:t>
      </w:r>
      <w:r w:rsidR="00385422" w:rsidRPr="00A10F37">
        <w:rPr>
          <w:rFonts w:ascii="Times New Roman" w:hAnsi="Times New Roman" w:cs="Times New Roman"/>
        </w:rPr>
        <w:t xml:space="preserve">material </w:t>
      </w:r>
      <w:r w:rsidRPr="00A10F37">
        <w:rPr>
          <w:rFonts w:ascii="Times New Roman" w:hAnsi="Times New Roman" w:cs="Times New Roman"/>
        </w:rPr>
        <w:t>breach of</w:t>
      </w:r>
      <w:r w:rsidR="00385422" w:rsidRPr="00A10F37">
        <w:rPr>
          <w:rFonts w:ascii="Times New Roman" w:hAnsi="Times New Roman" w:cs="Times New Roman"/>
        </w:rPr>
        <w:t xml:space="preserve"> a material provision of</w:t>
      </w:r>
      <w:r w:rsidRPr="00A10F37">
        <w:rPr>
          <w:rFonts w:ascii="Times New Roman" w:hAnsi="Times New Roman" w:cs="Times New Roman"/>
        </w:rPr>
        <w:t xml:space="preserve"> these Bylaws or another Governance Agreement</w:t>
      </w:r>
      <w:r w:rsidR="00E52836" w:rsidRPr="00A10F37">
        <w:rPr>
          <w:rFonts w:ascii="Times New Roman" w:hAnsi="Times New Roman" w:cs="Times New Roman"/>
        </w:rPr>
        <w:t xml:space="preserve"> or legal agreement with the BORG</w:t>
      </w:r>
      <w:r w:rsidRPr="00A10F37">
        <w:rPr>
          <w:rFonts w:ascii="Times New Roman" w:hAnsi="Times New Roman" w:cs="Times New Roman"/>
        </w:rPr>
        <w:t>, or a crime involving moral turpitude, and, with respect to any criminal action or Proceeding, had no reasonable cause to believe the Indemnitee’s conduct was unlawful. Such indemnification shall continue as to an Indemnitee who has ceased to be a director or officer and shall inure to the benefit of such Indemnitees’ heirs, executors and administrators.</w:t>
      </w:r>
      <w:r w:rsidR="008F76A7" w:rsidRPr="00A10F37">
        <w:rPr>
          <w:rFonts w:ascii="Times New Roman" w:hAnsi="Times New Roman" w:cs="Times New Roman"/>
        </w:rPr>
        <w:t xml:space="preserve"> </w:t>
      </w:r>
      <w:r w:rsidRPr="00A10F37">
        <w:rPr>
          <w:rFonts w:ascii="Times New Roman" w:hAnsi="Times New Roman" w:cs="Times New Roman"/>
        </w:rPr>
        <w:t>Notwithstanding the foregoing, the BORG shall indemnify any such Indemnitee seeking indemnity in connection with a Proceeding (or part thereof) initiated by such Indemnitee only if such Proceeding (or part thereof) was authorized by the Board or such indemnification is authorized by an agreement approved by the Board.</w:t>
      </w:r>
      <w:bookmarkEnd w:id="40"/>
      <w:r w:rsidRPr="00A10F37">
        <w:rPr>
          <w:rFonts w:ascii="Times New Roman" w:hAnsi="Times New Roman" w:cs="Times New Roman"/>
        </w:rPr>
        <w:t xml:space="preserve"> </w:t>
      </w:r>
    </w:p>
    <w:p w14:paraId="04A1E9DE" w14:textId="34E30789" w:rsidR="00277D6E"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rPr>
      </w:pPr>
      <w:bookmarkStart w:id="41" w:name="_Ref170582562"/>
      <w:r w:rsidRPr="00A10F37">
        <w:rPr>
          <w:rFonts w:ascii="Times New Roman" w:hAnsi="Times New Roman" w:cs="Times New Roman"/>
          <w:b/>
          <w:bCs/>
          <w:i/>
          <w:iCs/>
        </w:rPr>
        <w:t>Advance of Expenses</w:t>
      </w:r>
      <w:r w:rsidRPr="00A10F37">
        <w:rPr>
          <w:rFonts w:ascii="Times New Roman" w:hAnsi="Times New Roman" w:cs="Times New Roman"/>
        </w:rPr>
        <w:t>.</w:t>
      </w:r>
      <w:r w:rsidR="008F76A7" w:rsidRPr="00A10F37">
        <w:rPr>
          <w:rFonts w:ascii="Times New Roman" w:hAnsi="Times New Roman" w:cs="Times New Roman"/>
        </w:rPr>
        <w:t xml:space="preserve"> </w:t>
      </w:r>
      <w:r w:rsidRPr="00A10F37">
        <w:rPr>
          <w:rFonts w:ascii="Times New Roman" w:hAnsi="Times New Roman" w:cs="Times New Roman"/>
        </w:rPr>
        <w:t xml:space="preserve">The BORG shall pay all expenses (including attorneys' fees) incurred by such an Indemnitee in defending any such Proceeding as they are incurred in advance of its final disposition; provided, however, that (a) the payment of such expenses incurred by such an Indemnitee in advance of the final disposition of such Proceeding shall be made only upon delivery to the BORG of an undertaking, by or on behalf of such Indemnitee, to repay all amounts so advanced if it should be determined ultimately by final judicial decision from which there is no appeal that such Indemnitee is not entitled to be indemnified under these Bylaws; and (b) the BORG shall not be required to advance any expenses to a person against whom the BORG directly brings a claim, in a Proceeding, alleging that such person has breached such person’s duty of loyalty to the BORG, committed an act or omission not in good faith or that involves intentional misconduct or a knowing violation of </w:t>
      </w:r>
      <w:r w:rsidR="00383AB0" w:rsidRPr="00A10F37">
        <w:rPr>
          <w:rFonts w:ascii="Times New Roman" w:hAnsi="Times New Roman" w:cs="Times New Roman"/>
        </w:rPr>
        <w:t>applicable Legal Requirements</w:t>
      </w:r>
      <w:r w:rsidRPr="00A10F37">
        <w:rPr>
          <w:rFonts w:ascii="Times New Roman" w:hAnsi="Times New Roman" w:cs="Times New Roman"/>
        </w:rPr>
        <w:t>, or derived an improper personal benefit from a transaction.</w:t>
      </w:r>
      <w:bookmarkEnd w:id="41"/>
    </w:p>
    <w:p w14:paraId="06CF38E7" w14:textId="45999803" w:rsidR="00923304" w:rsidRPr="00A10F37" w:rsidRDefault="00923304" w:rsidP="00F4187B">
      <w:pPr>
        <w:pStyle w:val="ListParagraph"/>
        <w:numPr>
          <w:ilvl w:val="1"/>
          <w:numId w:val="2"/>
        </w:numPr>
        <w:spacing w:before="120" w:after="120" w:line="240" w:lineRule="auto"/>
        <w:ind w:left="540" w:hanging="396"/>
        <w:contextualSpacing w:val="0"/>
        <w:rPr>
          <w:rFonts w:ascii="Times New Roman" w:hAnsi="Times New Roman" w:cs="Times New Roman"/>
        </w:rPr>
      </w:pPr>
      <w:r w:rsidRPr="00A10F37">
        <w:rPr>
          <w:rFonts w:ascii="Times New Roman" w:hAnsi="Times New Roman" w:cs="Times New Roman"/>
          <w:b/>
          <w:bCs/>
          <w:i/>
          <w:iCs/>
        </w:rPr>
        <w:t>Non-Exclusivity of Rights</w:t>
      </w:r>
      <w:r w:rsidRPr="00A10F37">
        <w:rPr>
          <w:rFonts w:ascii="Times New Roman" w:hAnsi="Times New Roman" w:cs="Times New Roman"/>
        </w:rPr>
        <w:t>.</w:t>
      </w:r>
      <w:r w:rsidR="008F76A7" w:rsidRPr="00A10F37">
        <w:rPr>
          <w:rFonts w:ascii="Times New Roman" w:hAnsi="Times New Roman" w:cs="Times New Roman"/>
        </w:rPr>
        <w:t xml:space="preserve"> </w:t>
      </w:r>
      <w:r w:rsidRPr="00A10F37">
        <w:rPr>
          <w:rFonts w:ascii="Times New Roman" w:hAnsi="Times New Roman" w:cs="Times New Roman"/>
        </w:rPr>
        <w:t xml:space="preserve">The rights conferred on any person in this </w:t>
      </w:r>
      <w:r w:rsidR="00F4187B" w:rsidRPr="00A10F37">
        <w:rPr>
          <w:rFonts w:ascii="Times New Roman" w:hAnsi="Times New Roman" w:cs="Times New Roman"/>
          <w:u w:val="single"/>
        </w:rPr>
        <w:t>Article</w:t>
      </w:r>
      <w:r w:rsidRPr="00A10F37">
        <w:rPr>
          <w:rFonts w:ascii="Times New Roman" w:hAnsi="Times New Roman" w:cs="Times New Roman"/>
          <w:u w:val="single"/>
        </w:rPr>
        <w:t xml:space="preserve"> </w:t>
      </w:r>
      <w:r w:rsidR="00F4187B" w:rsidRPr="00A10F37">
        <w:rPr>
          <w:rFonts w:ascii="Times New Roman" w:hAnsi="Times New Roman" w:cs="Times New Roman"/>
          <w:u w:val="single"/>
        </w:rPr>
        <w:fldChar w:fldCharType="begin"/>
      </w:r>
      <w:r w:rsidR="00F4187B" w:rsidRPr="00A10F37">
        <w:rPr>
          <w:rFonts w:ascii="Times New Roman" w:hAnsi="Times New Roman" w:cs="Times New Roman"/>
          <w:u w:val="single"/>
        </w:rPr>
        <w:instrText xml:space="preserve"> REF _Ref170104516 \w \h  \* MERGEFORMAT </w:instrText>
      </w:r>
      <w:r w:rsidR="00F4187B" w:rsidRPr="00A10F37">
        <w:rPr>
          <w:rFonts w:ascii="Times New Roman" w:hAnsi="Times New Roman" w:cs="Times New Roman"/>
          <w:u w:val="single"/>
        </w:rPr>
      </w:r>
      <w:r w:rsidR="00F4187B" w:rsidRPr="00A10F37">
        <w:rPr>
          <w:rFonts w:ascii="Times New Roman" w:hAnsi="Times New Roman" w:cs="Times New Roman"/>
          <w:u w:val="single"/>
        </w:rPr>
        <w:fldChar w:fldCharType="separate"/>
      </w:r>
      <w:r w:rsidR="00A01070">
        <w:rPr>
          <w:rFonts w:ascii="Times New Roman" w:hAnsi="Times New Roman" w:cs="Times New Roman"/>
          <w:u w:val="single"/>
        </w:rPr>
        <w:t>7</w:t>
      </w:r>
      <w:r w:rsidR="00F4187B" w:rsidRPr="00A10F37">
        <w:rPr>
          <w:rFonts w:ascii="Times New Roman" w:hAnsi="Times New Roman" w:cs="Times New Roman"/>
          <w:u w:val="single"/>
        </w:rPr>
        <w:fldChar w:fldCharType="end"/>
      </w:r>
      <w:r w:rsidRPr="00A10F37">
        <w:rPr>
          <w:rFonts w:ascii="Times New Roman" w:hAnsi="Times New Roman" w:cs="Times New Roman"/>
        </w:rPr>
        <w:t xml:space="preserve"> shall not be exclusive of any other right that such person may have or hereafter acquire under any statute, Governance Agreement, or otherwise.</w:t>
      </w:r>
      <w:r w:rsidR="008F76A7" w:rsidRPr="00A10F37">
        <w:rPr>
          <w:rFonts w:ascii="Times New Roman" w:hAnsi="Times New Roman" w:cs="Times New Roman"/>
        </w:rPr>
        <w:t xml:space="preserve"> </w:t>
      </w:r>
      <w:r w:rsidRPr="00A10F37">
        <w:rPr>
          <w:rFonts w:ascii="Times New Roman" w:hAnsi="Times New Roman" w:cs="Times New Roman"/>
        </w:rPr>
        <w:t xml:space="preserve">Additionally, nothing in this </w:t>
      </w:r>
      <w:r w:rsidR="00F4187B" w:rsidRPr="00A10F37">
        <w:rPr>
          <w:rFonts w:ascii="Times New Roman" w:hAnsi="Times New Roman" w:cs="Times New Roman"/>
          <w:u w:val="single"/>
        </w:rPr>
        <w:t xml:space="preserve">Article </w:t>
      </w:r>
      <w:r w:rsidR="00F4187B" w:rsidRPr="00A10F37">
        <w:rPr>
          <w:rFonts w:ascii="Times New Roman" w:hAnsi="Times New Roman" w:cs="Times New Roman"/>
          <w:u w:val="single"/>
        </w:rPr>
        <w:fldChar w:fldCharType="begin"/>
      </w:r>
      <w:r w:rsidR="00F4187B" w:rsidRPr="00A10F37">
        <w:rPr>
          <w:rFonts w:ascii="Times New Roman" w:hAnsi="Times New Roman" w:cs="Times New Roman"/>
          <w:u w:val="single"/>
        </w:rPr>
        <w:instrText xml:space="preserve"> REF _Ref170104516 \w \h  \* MERGEFORMAT </w:instrText>
      </w:r>
      <w:r w:rsidR="00F4187B" w:rsidRPr="00A10F37">
        <w:rPr>
          <w:rFonts w:ascii="Times New Roman" w:hAnsi="Times New Roman" w:cs="Times New Roman"/>
          <w:u w:val="single"/>
        </w:rPr>
      </w:r>
      <w:r w:rsidR="00F4187B" w:rsidRPr="00A10F37">
        <w:rPr>
          <w:rFonts w:ascii="Times New Roman" w:hAnsi="Times New Roman" w:cs="Times New Roman"/>
          <w:u w:val="single"/>
        </w:rPr>
        <w:fldChar w:fldCharType="separate"/>
      </w:r>
      <w:r w:rsidR="00A01070">
        <w:rPr>
          <w:rFonts w:ascii="Times New Roman" w:hAnsi="Times New Roman" w:cs="Times New Roman"/>
          <w:u w:val="single"/>
        </w:rPr>
        <w:t>7</w:t>
      </w:r>
      <w:r w:rsidR="00F4187B" w:rsidRPr="00A10F37">
        <w:rPr>
          <w:rFonts w:ascii="Times New Roman" w:hAnsi="Times New Roman" w:cs="Times New Roman"/>
          <w:u w:val="single"/>
        </w:rPr>
        <w:fldChar w:fldCharType="end"/>
      </w:r>
      <w:r w:rsidRPr="00A10F37">
        <w:rPr>
          <w:rFonts w:ascii="Times New Roman" w:hAnsi="Times New Roman" w:cs="Times New Roman"/>
        </w:rPr>
        <w:t xml:space="preserve"> shall limit the ability of the BORG, in its discretion, to indemnify or advance expenses to persons whom the BORG is not obligated to indemnify or advance expenses pursuant to this </w:t>
      </w:r>
      <w:r w:rsidR="00F4187B" w:rsidRPr="00A10F37">
        <w:rPr>
          <w:rFonts w:ascii="Times New Roman" w:hAnsi="Times New Roman" w:cs="Times New Roman"/>
          <w:u w:val="single"/>
        </w:rPr>
        <w:t xml:space="preserve">Article </w:t>
      </w:r>
      <w:r w:rsidR="00F4187B" w:rsidRPr="00A10F37">
        <w:rPr>
          <w:rFonts w:ascii="Times New Roman" w:hAnsi="Times New Roman" w:cs="Times New Roman"/>
          <w:u w:val="single"/>
        </w:rPr>
        <w:fldChar w:fldCharType="begin"/>
      </w:r>
      <w:r w:rsidR="00F4187B" w:rsidRPr="00A10F37">
        <w:rPr>
          <w:rFonts w:ascii="Times New Roman" w:hAnsi="Times New Roman" w:cs="Times New Roman"/>
          <w:u w:val="single"/>
        </w:rPr>
        <w:instrText xml:space="preserve"> REF _Ref170104516 \w \h  \* MERGEFORMAT </w:instrText>
      </w:r>
      <w:r w:rsidR="00F4187B" w:rsidRPr="00A10F37">
        <w:rPr>
          <w:rFonts w:ascii="Times New Roman" w:hAnsi="Times New Roman" w:cs="Times New Roman"/>
          <w:u w:val="single"/>
        </w:rPr>
      </w:r>
      <w:r w:rsidR="00F4187B" w:rsidRPr="00A10F37">
        <w:rPr>
          <w:rFonts w:ascii="Times New Roman" w:hAnsi="Times New Roman" w:cs="Times New Roman"/>
          <w:u w:val="single"/>
        </w:rPr>
        <w:fldChar w:fldCharType="separate"/>
      </w:r>
      <w:r w:rsidR="00A01070">
        <w:rPr>
          <w:rFonts w:ascii="Times New Roman" w:hAnsi="Times New Roman" w:cs="Times New Roman"/>
          <w:u w:val="single"/>
        </w:rPr>
        <w:t>7</w:t>
      </w:r>
      <w:r w:rsidR="00F4187B" w:rsidRPr="00A10F37">
        <w:rPr>
          <w:rFonts w:ascii="Times New Roman" w:hAnsi="Times New Roman" w:cs="Times New Roman"/>
          <w:u w:val="single"/>
        </w:rPr>
        <w:fldChar w:fldCharType="end"/>
      </w:r>
      <w:r w:rsidRPr="00A10F37">
        <w:rPr>
          <w:rFonts w:ascii="Times New Roman" w:hAnsi="Times New Roman" w:cs="Times New Roman"/>
        </w:rPr>
        <w:t>.</w:t>
      </w:r>
    </w:p>
    <w:p w14:paraId="0E03BBBB" w14:textId="73DE6392" w:rsidR="00277D6E" w:rsidRPr="00A10F37" w:rsidRDefault="00923304" w:rsidP="00171370">
      <w:pPr>
        <w:pStyle w:val="ListParagraph"/>
        <w:numPr>
          <w:ilvl w:val="1"/>
          <w:numId w:val="2"/>
        </w:numPr>
        <w:spacing w:before="120" w:after="120"/>
        <w:contextualSpacing w:val="0"/>
        <w:jc w:val="both"/>
        <w:rPr>
          <w:rFonts w:ascii="Times New Roman" w:hAnsi="Times New Roman" w:cs="Times New Roman"/>
          <w:b/>
          <w:bCs/>
          <w:i/>
          <w:iCs/>
        </w:rPr>
      </w:pPr>
      <w:r w:rsidRPr="00A10F37">
        <w:rPr>
          <w:rFonts w:ascii="Times New Roman" w:hAnsi="Times New Roman" w:cs="Times New Roman"/>
          <w:b/>
          <w:bCs/>
          <w:i/>
          <w:iCs/>
        </w:rPr>
        <w:t>Right of Indemnitee to Bring Suit.</w:t>
      </w:r>
      <w:r w:rsidR="008F76A7" w:rsidRPr="00A10F37">
        <w:rPr>
          <w:rFonts w:ascii="Times New Roman" w:hAnsi="Times New Roman" w:cs="Times New Roman"/>
          <w:b/>
          <w:bCs/>
          <w:i/>
          <w:iCs/>
        </w:rPr>
        <w:t xml:space="preserve"> </w:t>
      </w:r>
    </w:p>
    <w:p w14:paraId="06A6BD83" w14:textId="15C8A64C" w:rsidR="00277D6E"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b/>
          <w:bCs/>
        </w:rPr>
        <w:t>Right to Bring Suit</w:t>
      </w:r>
      <w:r w:rsidRPr="00A10F37">
        <w:rPr>
          <w:rFonts w:ascii="Times New Roman" w:hAnsi="Times New Roman" w:cs="Times New Roman"/>
        </w:rPr>
        <w:t>.</w:t>
      </w:r>
      <w:r w:rsidR="008F76A7" w:rsidRPr="00A10F37">
        <w:rPr>
          <w:rFonts w:ascii="Times New Roman" w:hAnsi="Times New Roman" w:cs="Times New Roman"/>
        </w:rPr>
        <w:t xml:space="preserve"> </w:t>
      </w:r>
      <w:r w:rsidRPr="00A10F37">
        <w:rPr>
          <w:rFonts w:ascii="Times New Roman" w:hAnsi="Times New Roman" w:cs="Times New Roman"/>
        </w:rPr>
        <w:t xml:space="preserve">If a claim under </w:t>
      </w:r>
      <w:r w:rsidR="00052A73" w:rsidRPr="00A10F37">
        <w:rPr>
          <w:rFonts w:ascii="Times New Roman" w:hAnsi="Times New Roman" w:cs="Times New Roman"/>
          <w:u w:val="single"/>
        </w:rPr>
        <w:t xml:space="preserve">Article </w:t>
      </w:r>
      <w:r w:rsidR="00052A73" w:rsidRPr="00A10F37">
        <w:rPr>
          <w:rFonts w:ascii="Times New Roman" w:hAnsi="Times New Roman" w:cs="Times New Roman"/>
          <w:u w:val="single"/>
        </w:rPr>
        <w:fldChar w:fldCharType="begin"/>
      </w:r>
      <w:r w:rsidR="00052A73" w:rsidRPr="00A10F37">
        <w:rPr>
          <w:rFonts w:ascii="Times New Roman" w:hAnsi="Times New Roman" w:cs="Times New Roman"/>
          <w:u w:val="single"/>
        </w:rPr>
        <w:instrText xml:space="preserve"> REF _Ref170582552 \w \h </w:instrText>
      </w:r>
      <w:r w:rsidR="0056481C" w:rsidRPr="00A10F37">
        <w:rPr>
          <w:rFonts w:ascii="Times New Roman" w:hAnsi="Times New Roman" w:cs="Times New Roman"/>
          <w:u w:val="single"/>
        </w:rPr>
        <w:instrText xml:space="preserve"> \* MERGEFORMAT </w:instrText>
      </w:r>
      <w:r w:rsidR="00052A73" w:rsidRPr="00A10F37">
        <w:rPr>
          <w:rFonts w:ascii="Times New Roman" w:hAnsi="Times New Roman" w:cs="Times New Roman"/>
          <w:u w:val="single"/>
        </w:rPr>
      </w:r>
      <w:r w:rsidR="00052A73" w:rsidRPr="00A10F37">
        <w:rPr>
          <w:rFonts w:ascii="Times New Roman" w:hAnsi="Times New Roman" w:cs="Times New Roman"/>
          <w:u w:val="single"/>
        </w:rPr>
        <w:fldChar w:fldCharType="separate"/>
      </w:r>
      <w:r w:rsidR="00A01070">
        <w:rPr>
          <w:rFonts w:ascii="Times New Roman" w:hAnsi="Times New Roman" w:cs="Times New Roman"/>
          <w:u w:val="single"/>
        </w:rPr>
        <w:t>7.1</w:t>
      </w:r>
      <w:r w:rsidR="00052A73" w:rsidRPr="00A10F37">
        <w:rPr>
          <w:rFonts w:ascii="Times New Roman" w:hAnsi="Times New Roman" w:cs="Times New Roman"/>
          <w:u w:val="single"/>
        </w:rPr>
        <w:fldChar w:fldCharType="end"/>
      </w:r>
      <w:r w:rsidR="00736892" w:rsidRPr="00A10F37">
        <w:rPr>
          <w:rFonts w:ascii="Times New Roman" w:hAnsi="Times New Roman" w:cs="Times New Roman"/>
        </w:rPr>
        <w:t xml:space="preserve"> or </w:t>
      </w:r>
      <w:r w:rsidR="00052A73" w:rsidRPr="00A10F37">
        <w:rPr>
          <w:rFonts w:ascii="Times New Roman" w:hAnsi="Times New Roman" w:cs="Times New Roman"/>
          <w:u w:val="single"/>
        </w:rPr>
        <w:fldChar w:fldCharType="begin"/>
      </w:r>
      <w:r w:rsidR="00052A73" w:rsidRPr="00A10F37">
        <w:rPr>
          <w:rFonts w:ascii="Times New Roman" w:hAnsi="Times New Roman" w:cs="Times New Roman"/>
          <w:u w:val="single"/>
        </w:rPr>
        <w:instrText xml:space="preserve"> REF _Ref170582562 \w \h  \* MERGEFORMAT </w:instrText>
      </w:r>
      <w:r w:rsidR="00052A73" w:rsidRPr="00A10F37">
        <w:rPr>
          <w:rFonts w:ascii="Times New Roman" w:hAnsi="Times New Roman" w:cs="Times New Roman"/>
          <w:u w:val="single"/>
        </w:rPr>
      </w:r>
      <w:r w:rsidR="00052A73" w:rsidRPr="00A10F37">
        <w:rPr>
          <w:rFonts w:ascii="Times New Roman" w:hAnsi="Times New Roman" w:cs="Times New Roman"/>
          <w:u w:val="single"/>
        </w:rPr>
        <w:fldChar w:fldCharType="separate"/>
      </w:r>
      <w:r w:rsidR="00A01070">
        <w:rPr>
          <w:rFonts w:ascii="Times New Roman" w:hAnsi="Times New Roman" w:cs="Times New Roman"/>
          <w:u w:val="single"/>
        </w:rPr>
        <w:t>7.2</w:t>
      </w:r>
      <w:r w:rsidR="00052A73" w:rsidRPr="00A10F37">
        <w:rPr>
          <w:rFonts w:ascii="Times New Roman" w:hAnsi="Times New Roman" w:cs="Times New Roman"/>
          <w:u w:val="single"/>
        </w:rPr>
        <w:fldChar w:fldCharType="end"/>
      </w:r>
      <w:r w:rsidRPr="00A10F37">
        <w:rPr>
          <w:rFonts w:ascii="Times New Roman" w:hAnsi="Times New Roman" w:cs="Times New Roman"/>
        </w:rPr>
        <w:t xml:space="preserve"> is not paid in full by the BORG within sixty (60) days after a written claim has been received by the BORG, except in the case of a claim for an advancement of expenses, in which case the applicable period shall be twenty (20) </w:t>
      </w:r>
      <w:r w:rsidRPr="00A10F37">
        <w:rPr>
          <w:rFonts w:ascii="Times New Roman" w:hAnsi="Times New Roman" w:cs="Times New Roman"/>
        </w:rPr>
        <w:lastRenderedPageBreak/>
        <w:t>days, the Indemnitee may at any time thereafter bring suit against the BORG to recover the unpaid amount of the claim.</w:t>
      </w:r>
      <w:r w:rsidR="008F76A7" w:rsidRPr="00A10F37">
        <w:rPr>
          <w:rFonts w:ascii="Times New Roman" w:hAnsi="Times New Roman" w:cs="Times New Roman"/>
        </w:rPr>
        <w:t xml:space="preserve"> </w:t>
      </w:r>
      <w:r w:rsidRPr="00A10F37">
        <w:rPr>
          <w:rFonts w:ascii="Times New Roman" w:hAnsi="Times New Roman" w:cs="Times New Roman"/>
        </w:rPr>
        <w:t>If successful in whole or in part in any such suit, or in a suit brought by the BORG to recover an advancement of expenses pursuant to the terms of an undertaking, the Indemnitee shall be entitled to be paid also the expense of prosecuting or defending such suit.</w:t>
      </w:r>
      <w:r w:rsidR="008F76A7" w:rsidRPr="00A10F37">
        <w:rPr>
          <w:rFonts w:ascii="Times New Roman" w:hAnsi="Times New Roman" w:cs="Times New Roman"/>
        </w:rPr>
        <w:t xml:space="preserve"> </w:t>
      </w:r>
      <w:r w:rsidRPr="00A10F37">
        <w:rPr>
          <w:rFonts w:ascii="Times New Roman" w:hAnsi="Times New Roman" w:cs="Times New Roman"/>
        </w:rPr>
        <w:t>In (a) any suit brought by the Indemnitee to enforce a right to indemnification hereunder (but not in a suit brought by the Indemnitee to enforce a right to an advancement of expenses) it shall be a defense that, and (b) in any suit brought by the BORG to recover an advancement of expenses pursuant to the terms of an undertaking, the BORG shall be entitled to recover such expenses upon a final adjudication that, the Indemnitee has not met any applicable standard for indemnification set forth in applicable</w:t>
      </w:r>
      <w:r w:rsidR="00DE2FEB" w:rsidRPr="00A10F37">
        <w:rPr>
          <w:rFonts w:ascii="Times New Roman" w:hAnsi="Times New Roman" w:cs="Times New Roman"/>
        </w:rPr>
        <w:t xml:space="preserve"> Legal Requirements</w:t>
      </w:r>
      <w:r w:rsidR="00167919" w:rsidRPr="00A10F37">
        <w:rPr>
          <w:rFonts w:ascii="Times New Roman" w:hAnsi="Times New Roman" w:cs="Times New Roman"/>
        </w:rPr>
        <w:t xml:space="preserve"> or these Bylaws</w:t>
      </w:r>
      <w:r w:rsidRPr="00A10F37">
        <w:rPr>
          <w:rFonts w:ascii="Times New Roman" w:hAnsi="Times New Roman" w:cs="Times New Roman"/>
        </w:rPr>
        <w:t>.</w:t>
      </w:r>
      <w:r w:rsidR="008F76A7" w:rsidRPr="00A10F37">
        <w:rPr>
          <w:rFonts w:ascii="Times New Roman" w:hAnsi="Times New Roman" w:cs="Times New Roman"/>
        </w:rPr>
        <w:t xml:space="preserve"> </w:t>
      </w:r>
    </w:p>
    <w:p w14:paraId="366BB0B6" w14:textId="5F99C861" w:rsidR="00277D6E"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b/>
          <w:bCs/>
        </w:rPr>
        <w:t>Effect of Determination</w:t>
      </w:r>
      <w:r w:rsidRPr="00A10F37">
        <w:rPr>
          <w:rFonts w:ascii="Times New Roman" w:hAnsi="Times New Roman" w:cs="Times New Roman"/>
        </w:rPr>
        <w:t>.</w:t>
      </w:r>
      <w:r w:rsidR="008F76A7" w:rsidRPr="00A10F37">
        <w:rPr>
          <w:rFonts w:ascii="Times New Roman" w:hAnsi="Times New Roman" w:cs="Times New Roman"/>
        </w:rPr>
        <w:t xml:space="preserve"> </w:t>
      </w:r>
      <w:r w:rsidRPr="00A10F37">
        <w:rPr>
          <w:rFonts w:ascii="Times New Roman" w:hAnsi="Times New Roman" w:cs="Times New Roman"/>
        </w:rPr>
        <w:t>Neither the failure of the BORG to have made a determination prior to the commencement of such suit that indemnification of the Indemnitee is proper in the circumstances because the Indemnitee has met the applicable standard of conduct set forth in applicable</w:t>
      </w:r>
      <w:r w:rsidR="001A5083" w:rsidRPr="00A10F37">
        <w:rPr>
          <w:rFonts w:ascii="Times New Roman" w:hAnsi="Times New Roman" w:cs="Times New Roman"/>
        </w:rPr>
        <w:t xml:space="preserve"> Legal Requirements</w:t>
      </w:r>
      <w:r w:rsidRPr="00A10F37">
        <w:rPr>
          <w:rFonts w:ascii="Times New Roman" w:hAnsi="Times New Roman" w:cs="Times New Roman"/>
        </w:rPr>
        <w:t xml:space="preserve">, nor an actual determination by the BORG that the Indemnitee has not met such applicable standard of conduct, shall create a presumption that the Indemnitee has not met the </w:t>
      </w:r>
      <w:r w:rsidRPr="00A10F37">
        <w:rPr>
          <w:rFonts w:ascii="Times New Roman" w:hAnsi="Times New Roman" w:cs="Times New Roman"/>
          <w:i/>
          <w:iCs/>
        </w:rPr>
        <w:t>applicable</w:t>
      </w:r>
      <w:r w:rsidRPr="00A10F37">
        <w:rPr>
          <w:rFonts w:ascii="Times New Roman" w:hAnsi="Times New Roman" w:cs="Times New Roman"/>
        </w:rPr>
        <w:t xml:space="preserve"> standard of conduct or, in the case of such a suit brought by the Indemnitee, be a defense to such suit.</w:t>
      </w:r>
      <w:r w:rsidR="008F76A7" w:rsidRPr="00A10F37">
        <w:rPr>
          <w:rFonts w:ascii="Times New Roman" w:hAnsi="Times New Roman" w:cs="Times New Roman"/>
        </w:rPr>
        <w:t xml:space="preserve"> </w:t>
      </w:r>
    </w:p>
    <w:p w14:paraId="07CC2964" w14:textId="1FFC1004" w:rsidR="00277D6E"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b/>
          <w:bCs/>
        </w:rPr>
        <w:t>Burden of Proof</w:t>
      </w:r>
      <w:r w:rsidRPr="00A10F37">
        <w:rPr>
          <w:rFonts w:ascii="Times New Roman" w:hAnsi="Times New Roman" w:cs="Times New Roman"/>
        </w:rPr>
        <w:t>.</w:t>
      </w:r>
      <w:r w:rsidR="008F76A7" w:rsidRPr="00A10F37">
        <w:rPr>
          <w:rFonts w:ascii="Times New Roman" w:hAnsi="Times New Roman" w:cs="Times New Roman"/>
        </w:rPr>
        <w:t xml:space="preserve"> </w:t>
      </w:r>
      <w:r w:rsidRPr="00A10F37">
        <w:rPr>
          <w:rFonts w:ascii="Times New Roman" w:hAnsi="Times New Roman" w:cs="Times New Roman"/>
        </w:rPr>
        <w:t xml:space="preserve">In any suit brought by the Indemnitee to enforce a right to indemnification or to an </w:t>
      </w:r>
      <w:r w:rsidRPr="00A10F37">
        <w:rPr>
          <w:rFonts w:ascii="Times New Roman" w:hAnsi="Times New Roman" w:cs="Times New Roman"/>
          <w:i/>
          <w:iCs/>
        </w:rPr>
        <w:t>advancement</w:t>
      </w:r>
      <w:r w:rsidRPr="00A10F37">
        <w:rPr>
          <w:rFonts w:ascii="Times New Roman" w:hAnsi="Times New Roman" w:cs="Times New Roman"/>
        </w:rPr>
        <w:t xml:space="preserve"> of expenses hereunder, or brought by the BORG to recover an advancement of expenses pursuant to the terms of an undertaking, the burden of proving that the Indemnitee is not entitled to be indemnified, or to such advancement of expenses, under this </w:t>
      </w:r>
      <w:r w:rsidRPr="00A10F37">
        <w:rPr>
          <w:rFonts w:ascii="Times New Roman" w:hAnsi="Times New Roman" w:cs="Times New Roman"/>
          <w:u w:val="single"/>
        </w:rPr>
        <w:t xml:space="preserve">Article </w:t>
      </w:r>
      <w:r w:rsidR="000C231C" w:rsidRPr="00A10F37">
        <w:rPr>
          <w:rFonts w:ascii="Times New Roman" w:hAnsi="Times New Roman" w:cs="Times New Roman"/>
          <w:u w:val="single"/>
        </w:rPr>
        <w:fldChar w:fldCharType="begin"/>
      </w:r>
      <w:r w:rsidR="000C231C" w:rsidRPr="00A10F37">
        <w:rPr>
          <w:rFonts w:ascii="Times New Roman" w:hAnsi="Times New Roman" w:cs="Times New Roman"/>
          <w:u w:val="single"/>
        </w:rPr>
        <w:instrText xml:space="preserve"> REF _Ref170104516 \w \h  \* MERGEFORMAT </w:instrText>
      </w:r>
      <w:r w:rsidR="000C231C" w:rsidRPr="00A10F37">
        <w:rPr>
          <w:rFonts w:ascii="Times New Roman" w:hAnsi="Times New Roman" w:cs="Times New Roman"/>
          <w:u w:val="single"/>
        </w:rPr>
      </w:r>
      <w:r w:rsidR="000C231C" w:rsidRPr="00A10F37">
        <w:rPr>
          <w:rFonts w:ascii="Times New Roman" w:hAnsi="Times New Roman" w:cs="Times New Roman"/>
          <w:u w:val="single"/>
        </w:rPr>
        <w:fldChar w:fldCharType="separate"/>
      </w:r>
      <w:r w:rsidR="00A01070">
        <w:rPr>
          <w:rFonts w:ascii="Times New Roman" w:hAnsi="Times New Roman" w:cs="Times New Roman"/>
          <w:u w:val="single"/>
        </w:rPr>
        <w:t>7</w:t>
      </w:r>
      <w:r w:rsidR="000C231C" w:rsidRPr="00A10F37">
        <w:rPr>
          <w:rFonts w:ascii="Times New Roman" w:hAnsi="Times New Roman" w:cs="Times New Roman"/>
          <w:u w:val="single"/>
        </w:rPr>
        <w:fldChar w:fldCharType="end"/>
      </w:r>
      <w:r w:rsidRPr="00A10F37">
        <w:rPr>
          <w:rFonts w:ascii="Times New Roman" w:hAnsi="Times New Roman" w:cs="Times New Roman"/>
        </w:rPr>
        <w:t xml:space="preserve">, or otherwise, shall be on the BORG. </w:t>
      </w:r>
    </w:p>
    <w:p w14:paraId="339004CD" w14:textId="45CD58FC" w:rsidR="00DA2043"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u w:val="single"/>
        </w:rPr>
      </w:pPr>
      <w:r w:rsidRPr="00A10F37">
        <w:rPr>
          <w:rFonts w:ascii="Times New Roman" w:hAnsi="Times New Roman" w:cs="Times New Roman"/>
          <w:b/>
          <w:bCs/>
          <w:i/>
          <w:iCs/>
        </w:rPr>
        <w:t>Nature of Rights</w:t>
      </w:r>
      <w:r w:rsidRPr="00A10F37">
        <w:rPr>
          <w:rFonts w:ascii="Times New Roman" w:hAnsi="Times New Roman" w:cs="Times New Roman"/>
        </w:rPr>
        <w:t>.</w:t>
      </w:r>
      <w:r w:rsidR="008F76A7" w:rsidRPr="00A10F37">
        <w:rPr>
          <w:rFonts w:ascii="Times New Roman" w:hAnsi="Times New Roman" w:cs="Times New Roman"/>
        </w:rPr>
        <w:t xml:space="preserve"> </w:t>
      </w:r>
      <w:r w:rsidRPr="00A10F37">
        <w:rPr>
          <w:rFonts w:ascii="Times New Roman" w:hAnsi="Times New Roman" w:cs="Times New Roman"/>
        </w:rPr>
        <w:t xml:space="preserve">The rights conferred upon Indemnitees in this </w:t>
      </w:r>
      <w:r w:rsidR="000C231C" w:rsidRPr="00A10F37">
        <w:rPr>
          <w:rFonts w:ascii="Times New Roman" w:hAnsi="Times New Roman" w:cs="Times New Roman"/>
          <w:u w:val="single"/>
        </w:rPr>
        <w:t xml:space="preserve">Article </w:t>
      </w:r>
      <w:r w:rsidR="000C231C" w:rsidRPr="00A10F37">
        <w:rPr>
          <w:rFonts w:ascii="Times New Roman" w:hAnsi="Times New Roman" w:cs="Times New Roman"/>
          <w:u w:val="single"/>
        </w:rPr>
        <w:fldChar w:fldCharType="begin"/>
      </w:r>
      <w:r w:rsidR="000C231C" w:rsidRPr="00A10F37">
        <w:rPr>
          <w:rFonts w:ascii="Times New Roman" w:hAnsi="Times New Roman" w:cs="Times New Roman"/>
          <w:u w:val="single"/>
        </w:rPr>
        <w:instrText xml:space="preserve"> REF _Ref170104516 \w \h  \* MERGEFORMAT </w:instrText>
      </w:r>
      <w:r w:rsidR="000C231C" w:rsidRPr="00A10F37">
        <w:rPr>
          <w:rFonts w:ascii="Times New Roman" w:hAnsi="Times New Roman" w:cs="Times New Roman"/>
          <w:u w:val="single"/>
        </w:rPr>
      </w:r>
      <w:r w:rsidR="000C231C" w:rsidRPr="00A10F37">
        <w:rPr>
          <w:rFonts w:ascii="Times New Roman" w:hAnsi="Times New Roman" w:cs="Times New Roman"/>
          <w:u w:val="single"/>
        </w:rPr>
        <w:fldChar w:fldCharType="separate"/>
      </w:r>
      <w:r w:rsidR="00A01070">
        <w:rPr>
          <w:rFonts w:ascii="Times New Roman" w:hAnsi="Times New Roman" w:cs="Times New Roman"/>
          <w:u w:val="single"/>
        </w:rPr>
        <w:t>7</w:t>
      </w:r>
      <w:r w:rsidR="000C231C" w:rsidRPr="00A10F37">
        <w:rPr>
          <w:rFonts w:ascii="Times New Roman" w:hAnsi="Times New Roman" w:cs="Times New Roman"/>
          <w:u w:val="single"/>
        </w:rPr>
        <w:fldChar w:fldCharType="end"/>
      </w:r>
      <w:r w:rsidRPr="00A10F37">
        <w:rPr>
          <w:rFonts w:ascii="Times New Roman" w:hAnsi="Times New Roman" w:cs="Times New Roman"/>
        </w:rPr>
        <w:t xml:space="preserve"> shall be contract rights and such rights shall continue as to an Indemnitee who has ceased to be a </w:t>
      </w:r>
      <w:r w:rsidR="000E0C4D" w:rsidRPr="00A10F37">
        <w:rPr>
          <w:rFonts w:ascii="Times New Roman" w:hAnsi="Times New Roman" w:cs="Times New Roman"/>
        </w:rPr>
        <w:t xml:space="preserve">BORG Personnel </w:t>
      </w:r>
      <w:r w:rsidRPr="00A10F37">
        <w:rPr>
          <w:rFonts w:ascii="Times New Roman" w:hAnsi="Times New Roman" w:cs="Times New Roman"/>
        </w:rPr>
        <w:t>and shall inure to the benefit of the Indemnitee's heirs, executors and administrators.</w:t>
      </w:r>
      <w:r w:rsidR="008F76A7" w:rsidRPr="00A10F37">
        <w:rPr>
          <w:rFonts w:ascii="Times New Roman" w:hAnsi="Times New Roman" w:cs="Times New Roman"/>
        </w:rPr>
        <w:t xml:space="preserve"> </w:t>
      </w:r>
      <w:r w:rsidRPr="00A10F37">
        <w:rPr>
          <w:rFonts w:ascii="Times New Roman" w:hAnsi="Times New Roman" w:cs="Times New Roman"/>
        </w:rPr>
        <w:t xml:space="preserve">Any amendment, repeal or modification of any provision of this </w:t>
      </w:r>
      <w:r w:rsidR="000C231C" w:rsidRPr="00A10F37">
        <w:rPr>
          <w:rFonts w:ascii="Times New Roman" w:hAnsi="Times New Roman" w:cs="Times New Roman"/>
          <w:u w:val="single"/>
        </w:rPr>
        <w:t xml:space="preserve">Article </w:t>
      </w:r>
      <w:r w:rsidR="000C231C" w:rsidRPr="00A10F37">
        <w:rPr>
          <w:rFonts w:ascii="Times New Roman" w:hAnsi="Times New Roman" w:cs="Times New Roman"/>
          <w:u w:val="single"/>
        </w:rPr>
        <w:fldChar w:fldCharType="begin"/>
      </w:r>
      <w:r w:rsidR="000C231C" w:rsidRPr="00A10F37">
        <w:rPr>
          <w:rFonts w:ascii="Times New Roman" w:hAnsi="Times New Roman" w:cs="Times New Roman"/>
          <w:u w:val="single"/>
        </w:rPr>
        <w:instrText xml:space="preserve"> REF _Ref170104516 \w \h  \* MERGEFORMAT </w:instrText>
      </w:r>
      <w:r w:rsidR="000C231C" w:rsidRPr="00A10F37">
        <w:rPr>
          <w:rFonts w:ascii="Times New Roman" w:hAnsi="Times New Roman" w:cs="Times New Roman"/>
          <w:u w:val="single"/>
        </w:rPr>
      </w:r>
      <w:r w:rsidR="000C231C" w:rsidRPr="00A10F37">
        <w:rPr>
          <w:rFonts w:ascii="Times New Roman" w:hAnsi="Times New Roman" w:cs="Times New Roman"/>
          <w:u w:val="single"/>
        </w:rPr>
        <w:fldChar w:fldCharType="separate"/>
      </w:r>
      <w:r w:rsidR="00A01070">
        <w:rPr>
          <w:rFonts w:ascii="Times New Roman" w:hAnsi="Times New Roman" w:cs="Times New Roman"/>
          <w:u w:val="single"/>
        </w:rPr>
        <w:t>7</w:t>
      </w:r>
      <w:r w:rsidR="000C231C" w:rsidRPr="00A10F37">
        <w:rPr>
          <w:rFonts w:ascii="Times New Roman" w:hAnsi="Times New Roman" w:cs="Times New Roman"/>
          <w:u w:val="single"/>
        </w:rPr>
        <w:fldChar w:fldCharType="end"/>
      </w:r>
      <w:r w:rsidRPr="00A10F37">
        <w:rPr>
          <w:rFonts w:ascii="Times New Roman" w:hAnsi="Times New Roman" w:cs="Times New Roman"/>
        </w:rPr>
        <w:t xml:space="preserve"> that adversely affects any right of an Indemnitee or an Indemnitee’s successors shall be prospective only, and shall not adversely affect any right or protection conferred on a person pursuant to this </w:t>
      </w:r>
      <w:r w:rsidR="000C231C" w:rsidRPr="00A10F37">
        <w:rPr>
          <w:rFonts w:ascii="Times New Roman" w:hAnsi="Times New Roman" w:cs="Times New Roman"/>
          <w:u w:val="single"/>
        </w:rPr>
        <w:t xml:space="preserve">Article </w:t>
      </w:r>
      <w:r w:rsidR="000C231C" w:rsidRPr="00A10F37">
        <w:rPr>
          <w:rFonts w:ascii="Times New Roman" w:hAnsi="Times New Roman" w:cs="Times New Roman"/>
          <w:u w:val="single"/>
        </w:rPr>
        <w:fldChar w:fldCharType="begin"/>
      </w:r>
      <w:r w:rsidR="000C231C" w:rsidRPr="00A10F37">
        <w:rPr>
          <w:rFonts w:ascii="Times New Roman" w:hAnsi="Times New Roman" w:cs="Times New Roman"/>
          <w:u w:val="single"/>
        </w:rPr>
        <w:instrText xml:space="preserve"> REF _Ref170104516 \w \h  \* MERGEFORMAT </w:instrText>
      </w:r>
      <w:r w:rsidR="000C231C" w:rsidRPr="00A10F37">
        <w:rPr>
          <w:rFonts w:ascii="Times New Roman" w:hAnsi="Times New Roman" w:cs="Times New Roman"/>
          <w:u w:val="single"/>
        </w:rPr>
      </w:r>
      <w:r w:rsidR="000C231C" w:rsidRPr="00A10F37">
        <w:rPr>
          <w:rFonts w:ascii="Times New Roman" w:hAnsi="Times New Roman" w:cs="Times New Roman"/>
          <w:u w:val="single"/>
        </w:rPr>
        <w:fldChar w:fldCharType="separate"/>
      </w:r>
      <w:r w:rsidR="00A01070">
        <w:rPr>
          <w:rFonts w:ascii="Times New Roman" w:hAnsi="Times New Roman" w:cs="Times New Roman"/>
          <w:u w:val="single"/>
        </w:rPr>
        <w:t>7</w:t>
      </w:r>
      <w:r w:rsidR="000C231C" w:rsidRPr="00A10F37">
        <w:rPr>
          <w:rFonts w:ascii="Times New Roman" w:hAnsi="Times New Roman" w:cs="Times New Roman"/>
          <w:u w:val="single"/>
        </w:rPr>
        <w:fldChar w:fldCharType="end"/>
      </w:r>
      <w:r w:rsidRPr="00A10F37">
        <w:rPr>
          <w:rFonts w:ascii="Times New Roman" w:hAnsi="Times New Roman" w:cs="Times New Roman"/>
        </w:rPr>
        <w:t xml:space="preserve"> and existing at the time of such amendment, repeal or modification.</w:t>
      </w:r>
    </w:p>
    <w:p w14:paraId="380CFC97" w14:textId="7995F2B7" w:rsidR="00923304" w:rsidRPr="00A10F37" w:rsidRDefault="00DA2043"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u w:val="single"/>
        </w:rPr>
      </w:pPr>
      <w:r w:rsidRPr="00A10F37">
        <w:rPr>
          <w:rFonts w:ascii="Times New Roman" w:hAnsi="Times New Roman" w:cs="Times New Roman"/>
          <w:b/>
          <w:bCs/>
          <w:i/>
          <w:iCs/>
        </w:rPr>
        <w:t>Sources of Funds; Indemnification Cap</w:t>
      </w:r>
      <w:r w:rsidRPr="00A10F37">
        <w:rPr>
          <w:rFonts w:ascii="Times New Roman" w:hAnsi="Times New Roman" w:cs="Times New Roman"/>
        </w:rPr>
        <w:t>. Notwithstanding any other provision of these Bylaws or any other Governance Agreement,</w:t>
      </w:r>
      <w:ins w:id="42" w:author="Gabriel Shapiro" w:date="2024-08-19T15:27:00Z" w16du:dateUtc="2024-08-19T20:27:00Z">
        <w:r w:rsidR="00E6301C">
          <w:rPr>
            <w:rFonts w:ascii="Times New Roman" w:hAnsi="Times New Roman" w:cs="Times New Roman"/>
          </w:rPr>
          <w:t xml:space="preserve"> except to the extent otherwise expressly</w:t>
        </w:r>
      </w:ins>
      <w:del w:id="43" w:author="Gabriel Shapiro" w:date="2024-08-19T15:27:00Z" w16du:dateUtc="2024-08-19T20:27:00Z">
        <w:r w:rsidRPr="00A10F37" w:rsidDel="00E6301C">
          <w:rPr>
            <w:rFonts w:ascii="Times New Roman" w:hAnsi="Times New Roman" w:cs="Times New Roman"/>
          </w:rPr>
          <w:delText xml:space="preserve"> </w:delText>
        </w:r>
      </w:del>
      <w:ins w:id="44" w:author="Gabriel Shapiro" w:date="2024-08-19T15:27:00Z" w16du:dateUtc="2024-08-19T20:27:00Z">
        <w:r w:rsidR="00E6301C">
          <w:rPr>
            <w:rFonts w:ascii="Times New Roman" w:hAnsi="Times New Roman" w:cs="Times New Roman"/>
          </w:rPr>
          <w:t xml:space="preserve"> approved by the Board and Community Module Approval, </w:t>
        </w:r>
      </w:ins>
      <w:r w:rsidRPr="00A10F37">
        <w:rPr>
          <w:rFonts w:ascii="Times New Roman" w:hAnsi="Times New Roman" w:cs="Times New Roman"/>
        </w:rPr>
        <w:t xml:space="preserve">all indemnification, holding harmless, advancement of expenses and other similar rights of any BORG Personnel hereunder shall only be payable at, and in the aggregate shall be limited to, the Ops Funds. </w:t>
      </w:r>
      <w:ins w:id="45" w:author="Gabriel Shapiro" w:date="2024-08-19T15:27:00Z" w16du:dateUtc="2024-08-19T20:27:00Z">
        <w:r w:rsidR="00E6301C">
          <w:rPr>
            <w:rFonts w:ascii="Times New Roman" w:hAnsi="Times New Roman" w:cs="Times New Roman"/>
          </w:rPr>
          <w:t>Except to the extent otherwise expressly approved by the Board and Community Module Approval, i</w:t>
        </w:r>
      </w:ins>
      <w:del w:id="46" w:author="Gabriel Shapiro" w:date="2024-08-19T15:27:00Z" w16du:dateUtc="2024-08-19T20:27:00Z">
        <w:r w:rsidR="00011745" w:rsidRPr="00A10F37" w:rsidDel="00E6301C">
          <w:rPr>
            <w:rFonts w:ascii="Times New Roman" w:hAnsi="Times New Roman" w:cs="Times New Roman"/>
          </w:rPr>
          <w:delText>I</w:delText>
        </w:r>
      </w:del>
      <w:r w:rsidR="00011745" w:rsidRPr="00A10F37">
        <w:rPr>
          <w:rFonts w:ascii="Times New Roman" w:hAnsi="Times New Roman" w:cs="Times New Roman"/>
        </w:rPr>
        <w:t xml:space="preserve">n no event shall any Indemnitee have any claim to any </w:t>
      </w:r>
      <w:r w:rsidR="002C4248" w:rsidRPr="00A10F37">
        <w:rPr>
          <w:rFonts w:ascii="Times New Roman" w:hAnsi="Times New Roman" w:cs="Times New Roman"/>
        </w:rPr>
        <w:t>Alliance Multisig Funds</w:t>
      </w:r>
      <w:r w:rsidR="00011745" w:rsidRPr="00A10F37">
        <w:rPr>
          <w:rFonts w:ascii="Times New Roman" w:hAnsi="Times New Roman" w:cs="Times New Roman"/>
        </w:rPr>
        <w:t xml:space="preserve">. </w:t>
      </w:r>
    </w:p>
    <w:p w14:paraId="654301BF" w14:textId="599302A9" w:rsidR="00923304" w:rsidRPr="00A10F37" w:rsidRDefault="00923304" w:rsidP="00D162BB">
      <w:pPr>
        <w:pStyle w:val="ListParagraph"/>
        <w:numPr>
          <w:ilvl w:val="0"/>
          <w:numId w:val="2"/>
        </w:numPr>
        <w:spacing w:before="120" w:after="120" w:line="240" w:lineRule="auto"/>
        <w:contextualSpacing w:val="0"/>
        <w:jc w:val="both"/>
        <w:rPr>
          <w:rFonts w:ascii="Times New Roman" w:hAnsi="Times New Roman" w:cs="Times New Roman"/>
          <w:b/>
          <w:bCs/>
        </w:rPr>
      </w:pPr>
      <w:r w:rsidRPr="00A10F37">
        <w:rPr>
          <w:rFonts w:ascii="Times New Roman" w:hAnsi="Times New Roman" w:cs="Times New Roman"/>
          <w:b/>
          <w:bCs/>
        </w:rPr>
        <w:t>GENERAL PROVISIONS</w:t>
      </w:r>
    </w:p>
    <w:p w14:paraId="56A6F4DF" w14:textId="79A355EB" w:rsidR="00923304"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rPr>
      </w:pPr>
      <w:bookmarkStart w:id="47" w:name="_Ref170104800"/>
      <w:r w:rsidRPr="00A10F37">
        <w:rPr>
          <w:rFonts w:ascii="Times New Roman" w:hAnsi="Times New Roman" w:cs="Times New Roman"/>
          <w:b/>
          <w:bCs/>
          <w:i/>
          <w:iCs/>
        </w:rPr>
        <w:t>Governing Law.</w:t>
      </w:r>
      <w:r w:rsidRPr="00A10F37">
        <w:rPr>
          <w:rFonts w:ascii="Times New Roman" w:hAnsi="Times New Roman" w:cs="Times New Roman"/>
        </w:rPr>
        <w:t xml:space="preserve"> These Bylaws shall be governed by and construed under the laws of </w:t>
      </w:r>
      <w:r w:rsidR="00163DFF" w:rsidRPr="00A10F37">
        <w:rPr>
          <w:rFonts w:ascii="Times New Roman" w:hAnsi="Times New Roman" w:cs="Times New Roman"/>
          <w:noProof/>
        </w:rPr>
        <w:t>Cayman Islands</w:t>
      </w:r>
      <w:r w:rsidRPr="00A10F37">
        <w:rPr>
          <w:rFonts w:ascii="Times New Roman" w:hAnsi="Times New Roman" w:cs="Times New Roman"/>
        </w:rPr>
        <w:t>, regardless of the laws that might otherwise govern under applicable principles of conflicts of laws.</w:t>
      </w:r>
      <w:bookmarkEnd w:id="47"/>
    </w:p>
    <w:p w14:paraId="49BA0989" w14:textId="010CAF4E" w:rsidR="00277D6E" w:rsidRPr="00A10F37" w:rsidRDefault="00923304" w:rsidP="00171370">
      <w:pPr>
        <w:pStyle w:val="ListParagraph"/>
        <w:numPr>
          <w:ilvl w:val="1"/>
          <w:numId w:val="2"/>
        </w:numPr>
        <w:spacing w:before="120" w:after="120"/>
        <w:contextualSpacing w:val="0"/>
        <w:jc w:val="both"/>
        <w:rPr>
          <w:rFonts w:ascii="Times New Roman" w:hAnsi="Times New Roman" w:cs="Times New Roman"/>
          <w:b/>
          <w:bCs/>
          <w:i/>
          <w:iCs/>
        </w:rPr>
      </w:pPr>
      <w:bookmarkStart w:id="48" w:name="_Ref170104807"/>
      <w:r w:rsidRPr="00A10F37">
        <w:rPr>
          <w:rFonts w:ascii="Times New Roman" w:hAnsi="Times New Roman" w:cs="Times New Roman"/>
          <w:b/>
          <w:bCs/>
          <w:i/>
          <w:iCs/>
        </w:rPr>
        <w:t>Dispute Resolution</w:t>
      </w:r>
      <w:r w:rsidR="00277D6E" w:rsidRPr="00A10F37">
        <w:rPr>
          <w:rFonts w:ascii="Times New Roman" w:hAnsi="Times New Roman" w:cs="Times New Roman"/>
          <w:b/>
          <w:bCs/>
          <w:i/>
          <w:iCs/>
        </w:rPr>
        <w:t>.</w:t>
      </w:r>
      <w:bookmarkEnd w:id="48"/>
    </w:p>
    <w:p w14:paraId="387775E1" w14:textId="418A6602" w:rsidR="00045CE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rPr>
        <w:t>Any controversy or claim brought against the BORG by or on behalf of any BORG Personnel or member of the Community relating to the subject matter of these Bylaws (“</w:t>
      </w:r>
      <w:r w:rsidRPr="00A10F37">
        <w:rPr>
          <w:rFonts w:ascii="Times New Roman" w:hAnsi="Times New Roman" w:cs="Times New Roman"/>
          <w:b/>
          <w:bCs/>
          <w:i/>
          <w:iCs/>
        </w:rPr>
        <w:t>Dispute</w:t>
      </w:r>
      <w:r w:rsidRPr="00A10F37">
        <w:rPr>
          <w:rFonts w:ascii="Times New Roman" w:hAnsi="Times New Roman" w:cs="Times New Roman"/>
        </w:rPr>
        <w:t>”) shall</w:t>
      </w:r>
      <w:r w:rsidR="00D223A5" w:rsidRPr="00A10F37">
        <w:rPr>
          <w:rFonts w:ascii="Times New Roman" w:hAnsi="Times New Roman" w:cs="Times New Roman"/>
        </w:rPr>
        <w:t xml:space="preserve">: (a) be initially submitted for confidential nonbinding mediation by the Supervisor, which mediation shall be pursued in good faith by the applicable parties for at least 60 days; and (b) if the mediation described in the preceding clause ‘(a)’ does not result in a binding settlement agreement, shall </w:t>
      </w:r>
      <w:r w:rsidRPr="00A10F37">
        <w:rPr>
          <w:rFonts w:ascii="Times New Roman" w:hAnsi="Times New Roman" w:cs="Times New Roman"/>
        </w:rPr>
        <w:t xml:space="preserve">be determined and resolved exclusively by confidential, binding arbitration conducted </w:t>
      </w:r>
      <w:r w:rsidR="00E30ECB" w:rsidRPr="00A10F37">
        <w:rPr>
          <w:rFonts w:ascii="Times New Roman" w:hAnsi="Times New Roman" w:cs="Times New Roman"/>
        </w:rPr>
        <w:t xml:space="preserve">in accordance with </w:t>
      </w:r>
      <w:r w:rsidR="00740F32" w:rsidRPr="00A10F37">
        <w:rPr>
          <w:rFonts w:ascii="Times New Roman" w:hAnsi="Times New Roman" w:cs="Times New Roman"/>
        </w:rPr>
        <w:t>the Cayman Islands Arbitration Act, 2012 (the “</w:t>
      </w:r>
      <w:r w:rsidR="00740F32" w:rsidRPr="00A10F37">
        <w:rPr>
          <w:rFonts w:ascii="Times New Roman" w:hAnsi="Times New Roman" w:cs="Times New Roman"/>
          <w:b/>
          <w:bCs/>
          <w:i/>
          <w:iCs/>
        </w:rPr>
        <w:t>Act</w:t>
      </w:r>
      <w:r w:rsidR="00740F32" w:rsidRPr="00A10F37">
        <w:rPr>
          <w:rFonts w:ascii="Times New Roman" w:hAnsi="Times New Roman" w:cs="Times New Roman"/>
        </w:rPr>
        <w:t>”)</w:t>
      </w:r>
      <w:r w:rsidR="00E30ECB" w:rsidRPr="00A10F37">
        <w:rPr>
          <w:rFonts w:ascii="Times New Roman" w:hAnsi="Times New Roman" w:cs="Times New Roman"/>
        </w:rPr>
        <w:t xml:space="preserve"> and </w:t>
      </w:r>
      <w:r w:rsidR="00E30ECB" w:rsidRPr="00A10F37">
        <w:rPr>
          <w:rFonts w:ascii="Times New Roman" w:hAnsi="Times New Roman" w:cs="Times New Roman"/>
        </w:rPr>
        <w:lastRenderedPageBreak/>
        <w:t>administered by the Cayman International Mediation and Arbitration Centre Ltd under the CI-MAC Arbitration Rules 2023 (the “</w:t>
      </w:r>
      <w:r w:rsidR="00E30ECB" w:rsidRPr="00A10F37">
        <w:rPr>
          <w:rFonts w:ascii="Times New Roman" w:hAnsi="Times New Roman" w:cs="Times New Roman"/>
          <w:b/>
          <w:bCs/>
          <w:i/>
          <w:iCs/>
        </w:rPr>
        <w:t>Rules</w:t>
      </w:r>
      <w:r w:rsidR="00E30ECB" w:rsidRPr="00A10F37">
        <w:rPr>
          <w:rFonts w:ascii="Times New Roman" w:hAnsi="Times New Roman" w:cs="Times New Roman"/>
        </w:rPr>
        <w:t xml:space="preserve">”). The seat or legal place of arbitration shall be </w:t>
      </w:r>
      <w:r w:rsidR="00163DFF" w:rsidRPr="00A10F37">
        <w:rPr>
          <w:rFonts w:ascii="Times New Roman" w:hAnsi="Times New Roman" w:cs="Times New Roman"/>
          <w:noProof/>
        </w:rPr>
        <w:t>Cayman Islands</w:t>
      </w:r>
      <w:r w:rsidR="00E30ECB" w:rsidRPr="00A10F37">
        <w:rPr>
          <w:rFonts w:ascii="Times New Roman" w:hAnsi="Times New Roman" w:cs="Times New Roman"/>
        </w:rPr>
        <w:t>. The language to be used in the arbitral proceedings shall be English. The number of arbitrators shall be</w:t>
      </w:r>
      <w:r w:rsidR="00283331" w:rsidRPr="00A10F37">
        <w:rPr>
          <w:rFonts w:ascii="Times New Roman" w:hAnsi="Times New Roman" w:cs="Times New Roman"/>
        </w:rPr>
        <w:t xml:space="preserve"> three</w:t>
      </w:r>
      <w:r w:rsidR="00E30ECB" w:rsidRPr="00A10F37">
        <w:rPr>
          <w:rFonts w:ascii="Times New Roman" w:hAnsi="Times New Roman" w:cs="Times New Roman"/>
        </w:rPr>
        <w:t>.</w:t>
      </w:r>
      <w:r w:rsidR="008F76A7" w:rsidRPr="00A10F37">
        <w:rPr>
          <w:rFonts w:ascii="Times New Roman" w:hAnsi="Times New Roman" w:cs="Times New Roman"/>
        </w:rPr>
        <w:t xml:space="preserve"> </w:t>
      </w:r>
    </w:p>
    <w:p w14:paraId="566053AF" w14:textId="2369984A" w:rsidR="00045CE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rPr>
        <w:t xml:space="preserve">The arbitral tribunal shall have the powers applicable under </w:t>
      </w:r>
      <w:r w:rsidR="00740F32" w:rsidRPr="00A10F37">
        <w:rPr>
          <w:rFonts w:ascii="Times New Roman" w:hAnsi="Times New Roman" w:cs="Times New Roman"/>
          <w:noProof/>
        </w:rPr>
        <w:t>the Act</w:t>
      </w:r>
      <w:r w:rsidRPr="00A10F37">
        <w:rPr>
          <w:rFonts w:ascii="Times New Roman" w:hAnsi="Times New Roman" w:cs="Times New Roman"/>
        </w:rPr>
        <w:t xml:space="preserve"> and the Rules including, without limitation, the power to order on a provisional basis any relief which it would have power to grant in a final award, and to award legal fees and expenses to the prevailing party or parties.</w:t>
      </w:r>
      <w:r w:rsidR="008F76A7" w:rsidRPr="00A10F37">
        <w:rPr>
          <w:rFonts w:ascii="Times New Roman" w:hAnsi="Times New Roman" w:cs="Times New Roman"/>
        </w:rPr>
        <w:t xml:space="preserve"> </w:t>
      </w:r>
      <w:r w:rsidRPr="00A10F37">
        <w:rPr>
          <w:rFonts w:ascii="Times New Roman" w:hAnsi="Times New Roman" w:cs="Times New Roman"/>
        </w:rPr>
        <w:t xml:space="preserve">The decision </w:t>
      </w:r>
      <w:r w:rsidRPr="00A10F37">
        <w:rPr>
          <w:rFonts w:ascii="Times New Roman" w:hAnsi="Times New Roman" w:cs="Times New Roman"/>
          <w:i/>
          <w:iCs/>
        </w:rPr>
        <w:t>and</w:t>
      </w:r>
      <w:r w:rsidRPr="00A10F37">
        <w:rPr>
          <w:rFonts w:ascii="Times New Roman" w:hAnsi="Times New Roman" w:cs="Times New Roman"/>
        </w:rPr>
        <w:t xml:space="preserve"> award of the arbitral tribunal shall be final and binding, and shall be enforceable by any court of competent jurisdiction (including the courts of the</w:t>
      </w:r>
      <w:r w:rsidR="00163DFF" w:rsidRPr="00A10F37">
        <w:rPr>
          <w:rFonts w:ascii="Times New Roman" w:hAnsi="Times New Roman" w:cs="Times New Roman"/>
          <w:noProof/>
        </w:rPr>
        <w:t xml:space="preserve"> Cayman Islands</w:t>
      </w:r>
      <w:r w:rsidRPr="00A10F37">
        <w:rPr>
          <w:rFonts w:ascii="Times New Roman" w:hAnsi="Times New Roman" w:cs="Times New Roman"/>
        </w:rPr>
        <w:t xml:space="preserve">) in accordance with applicable </w:t>
      </w:r>
      <w:r w:rsidR="0016652F" w:rsidRPr="00A10F37">
        <w:rPr>
          <w:rFonts w:ascii="Times New Roman" w:hAnsi="Times New Roman" w:cs="Times New Roman"/>
        </w:rPr>
        <w:t>Legal Requirements</w:t>
      </w:r>
      <w:r w:rsidRPr="00A10F37">
        <w:rPr>
          <w:rFonts w:ascii="Times New Roman" w:hAnsi="Times New Roman" w:cs="Times New Roman"/>
        </w:rPr>
        <w:t>. The BORG Personnel expressly waive any right under the laws of any jurisdiction to appeal or otherwise challenge the award, ruling or decision of the arbitrator.</w:t>
      </w:r>
    </w:p>
    <w:p w14:paraId="534BC072" w14:textId="72925B33" w:rsidR="00045CE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rPr>
        <w:t xml:space="preserve">Each BORG Personnel and each member of the Community: (i) hereby irrevocably and unconditionally submit to the jurisdiction of the arbitral tribunal and the courts of </w:t>
      </w:r>
      <w:r w:rsidR="00163DFF" w:rsidRPr="00A10F37">
        <w:rPr>
          <w:rFonts w:ascii="Times New Roman" w:hAnsi="Times New Roman" w:cs="Times New Roman"/>
          <w:noProof/>
        </w:rPr>
        <w:t>the Cayman Islands</w:t>
      </w:r>
      <w:r w:rsidR="00045CEB" w:rsidRPr="00A10F37">
        <w:rPr>
          <w:rFonts w:ascii="Times New Roman" w:hAnsi="Times New Roman" w:cs="Times New Roman"/>
        </w:rPr>
        <w:t xml:space="preserve"> </w:t>
      </w:r>
      <w:r w:rsidRPr="00A10F37">
        <w:rPr>
          <w:rFonts w:ascii="Times New Roman" w:hAnsi="Times New Roman" w:cs="Times New Roman"/>
        </w:rPr>
        <w:t xml:space="preserve">for the purpose of any </w:t>
      </w:r>
      <w:r w:rsidRPr="00A10F37">
        <w:rPr>
          <w:rFonts w:ascii="Times New Roman" w:hAnsi="Times New Roman" w:cs="Times New Roman"/>
          <w:i/>
          <w:iCs/>
        </w:rPr>
        <w:t>Dispute</w:t>
      </w:r>
      <w:r w:rsidRPr="00A10F37">
        <w:rPr>
          <w:rFonts w:ascii="Times New Roman" w:hAnsi="Times New Roman" w:cs="Times New Roman"/>
        </w:rPr>
        <w:t>, including the enforcement of any decision of the arbitral tribunal as set forth above, (ii) agrees not to commence any Dispute except in accordance with these Bylaws, including the use of binding arbitration as set forth above; and (iii) hereby waive, and agree not to assert, by way of motion, as a defense, or otherwise, in any Dispute, any claim that it is not subject personally to the jurisdiction of the arbitral tribunal or the above-named courts, that its property is exempt or immune from attachment or execution, that the suit, action or proceeding is brought in an inconvenient forum, that the venue of the suit, action or proceeding is improper or that these Bylaws or the subject matter hereof or thereof may not be enforced in or by such court.</w:t>
      </w:r>
    </w:p>
    <w:p w14:paraId="1BEFC570" w14:textId="40247FE8" w:rsidR="00923304"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rPr>
        <w:t xml:space="preserve">EACH OF THE BORG PERSONNEL AND EACH MEMBER OF THE COMMUNITY HEREBY WAIVES ITS RIGHTS TO A JURY TRIAL OF ANY DISPUTE. THE SCOPE OF THIS WAIVER IS INTENDED TO BE ALL-ENCOMPASSING OF ANY AND ALL DISPUTES THAT MAY BE FILED IN ANY COURT AND THAT RELATE TO THE SUBJECT MATTER OF ANY OF THE TRANSACTIONS </w:t>
      </w:r>
      <w:r w:rsidRPr="00A10F37">
        <w:rPr>
          <w:rFonts w:ascii="Times New Roman" w:hAnsi="Times New Roman" w:cs="Times New Roman"/>
          <w:i/>
          <w:iCs/>
        </w:rPr>
        <w:t>CONTEMPLATED</w:t>
      </w:r>
      <w:r w:rsidRPr="00A10F37">
        <w:rPr>
          <w:rFonts w:ascii="Times New Roman" w:hAnsi="Times New Roman" w:cs="Times New Roman"/>
        </w:rPr>
        <w:t xml:space="preserve"> BY THESE BYLAWS, INCLUDING, WITHOUT LIMITATION, CONTRACT CLAIMS, TORT CLAIMS (INCLUDING NEGLIGENCE), BREACH OF DUTY CLAIMS, AND ALL OTHER COMMON LAW AND STATUTORY CLAIMS. </w:t>
      </w:r>
    </w:p>
    <w:p w14:paraId="44C6EBB7" w14:textId="12630D18" w:rsidR="00923304"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u w:val="single"/>
        </w:rPr>
      </w:pPr>
      <w:r w:rsidRPr="00A10F37">
        <w:rPr>
          <w:rFonts w:ascii="Times New Roman" w:hAnsi="Times New Roman" w:cs="Times New Roman"/>
          <w:b/>
          <w:bCs/>
          <w:i/>
          <w:iCs/>
        </w:rPr>
        <w:t>Amendment; Waiver</w:t>
      </w:r>
      <w:r w:rsidRPr="00A10F37">
        <w:rPr>
          <w:rFonts w:ascii="Times New Roman" w:hAnsi="Times New Roman" w:cs="Times New Roman"/>
        </w:rPr>
        <w:t>. These Bylaws may be amended and provisions may be waived (either generally or in a particular instance and either retroactively or prospectively), only by approval of the Board, subject</w:t>
      </w:r>
      <w:r w:rsidR="00EC1D36" w:rsidRPr="00A10F37">
        <w:rPr>
          <w:rFonts w:ascii="Times New Roman" w:hAnsi="Times New Roman" w:cs="Times New Roman"/>
        </w:rPr>
        <w:t xml:space="preserve"> to </w:t>
      </w:r>
      <w:r w:rsidRPr="00A10F37">
        <w:rPr>
          <w:rFonts w:ascii="Times New Roman" w:hAnsi="Times New Roman" w:cs="Times New Roman"/>
          <w:u w:val="single"/>
        </w:rPr>
        <w:t xml:space="preserve">Article </w:t>
      </w:r>
      <w:r w:rsidR="004E73BE" w:rsidRPr="00A10F37">
        <w:rPr>
          <w:rFonts w:ascii="Times New Roman" w:hAnsi="Times New Roman" w:cs="Times New Roman"/>
          <w:u w:val="single"/>
        </w:rPr>
        <w:fldChar w:fldCharType="begin"/>
      </w:r>
      <w:r w:rsidR="004E73BE" w:rsidRPr="00A10F37">
        <w:rPr>
          <w:rFonts w:ascii="Times New Roman" w:hAnsi="Times New Roman" w:cs="Times New Roman"/>
          <w:u w:val="single"/>
        </w:rPr>
        <w:instrText xml:space="preserve"> REF _Ref170104631 \w \h  \* MERGEFORMAT </w:instrText>
      </w:r>
      <w:r w:rsidR="004E73BE" w:rsidRPr="00A10F37">
        <w:rPr>
          <w:rFonts w:ascii="Times New Roman" w:hAnsi="Times New Roman" w:cs="Times New Roman"/>
          <w:u w:val="single"/>
        </w:rPr>
      </w:r>
      <w:r w:rsidR="004E73BE" w:rsidRPr="00A10F37">
        <w:rPr>
          <w:rFonts w:ascii="Times New Roman" w:hAnsi="Times New Roman" w:cs="Times New Roman"/>
          <w:u w:val="single"/>
        </w:rPr>
        <w:fldChar w:fldCharType="separate"/>
      </w:r>
      <w:r w:rsidR="00A01070">
        <w:rPr>
          <w:rFonts w:ascii="Times New Roman" w:hAnsi="Times New Roman" w:cs="Times New Roman"/>
          <w:u w:val="single"/>
        </w:rPr>
        <w:t>5</w:t>
      </w:r>
      <w:r w:rsidR="004E73BE" w:rsidRPr="00A10F37">
        <w:rPr>
          <w:rFonts w:ascii="Times New Roman" w:hAnsi="Times New Roman" w:cs="Times New Roman"/>
          <w:u w:val="single"/>
        </w:rPr>
        <w:fldChar w:fldCharType="end"/>
      </w:r>
      <w:r w:rsidR="006979B9" w:rsidRPr="00A10F37">
        <w:rPr>
          <w:rFonts w:ascii="Times New Roman" w:hAnsi="Times New Roman" w:cs="Times New Roman"/>
        </w:rPr>
        <w:t>.</w:t>
      </w:r>
      <w:r w:rsidR="008F76A7" w:rsidRPr="00A10F37">
        <w:rPr>
          <w:rFonts w:ascii="Times New Roman" w:hAnsi="Times New Roman" w:cs="Times New Roman"/>
        </w:rPr>
        <w:t xml:space="preserve"> </w:t>
      </w:r>
    </w:p>
    <w:p w14:paraId="1E4D9237" w14:textId="08234F01" w:rsidR="00923304"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rPr>
      </w:pPr>
      <w:r w:rsidRPr="00A10F37">
        <w:rPr>
          <w:rFonts w:ascii="Times New Roman" w:hAnsi="Times New Roman" w:cs="Times New Roman"/>
          <w:b/>
          <w:bCs/>
          <w:i/>
          <w:iCs/>
        </w:rPr>
        <w:t>Severability</w:t>
      </w:r>
      <w:r w:rsidRPr="00A10F37">
        <w:rPr>
          <w:rFonts w:ascii="Times New Roman" w:hAnsi="Times New Roman" w:cs="Times New Roman"/>
        </w:rPr>
        <w:t>. Any term or provision of these Bylaws that is found invalid or unenforceable in any situation in any jurisdiction shall not affect the validity or enforceability of the remaining terms and provisions hereof or the validity or enforceability of the offending term or provision in any other situation or in any other jurisdiction. If a final judgment of a court of competent jurisdiction declares that any term or provision hereof is invalid or unenforceable, the court making such determination shall have the power to limit such term or provision, to delete specific words or phrases, or to replace any invalid or unenforceable term or provision with a term or provision that is valid and enforceable and that comes closest to expressing the intention of the invalid or unenforceable term or provision, and these Bylaws shall be enforceable as so modified. In the event such court does not exercise the power granted to it in the prior sentence, such court or the Board shall be empowered to replace such invalid or unenforceable term or provision with a valid and enforceable term or provision that will achieve, to the extent possible, the economic, business and other purposes of such invalid or unenforceable term or provision.</w:t>
      </w:r>
    </w:p>
    <w:p w14:paraId="20EF0D71" w14:textId="0559F4C6" w:rsidR="00923304"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rPr>
      </w:pPr>
      <w:r w:rsidRPr="00A10F37">
        <w:rPr>
          <w:rFonts w:ascii="Times New Roman" w:hAnsi="Times New Roman" w:cs="Times New Roman"/>
          <w:b/>
          <w:bCs/>
          <w:i/>
          <w:iCs/>
        </w:rPr>
        <w:lastRenderedPageBreak/>
        <w:t>Entire Agreement</w:t>
      </w:r>
      <w:r w:rsidRPr="00A10F37">
        <w:rPr>
          <w:rFonts w:ascii="Times New Roman" w:hAnsi="Times New Roman" w:cs="Times New Roman"/>
        </w:rPr>
        <w:t xml:space="preserve">. These Bylaws, the Governance Agreements and any other documents or agreements referred to herein or therein constitute the entire agreement and understanding with respect to the subject matter hereof and thereof, and supersedes any and all prior negotiations, correspondence, warrants, agreements, understandings duties or obligations with respect to the subject matter hereof and thereof. </w:t>
      </w:r>
    </w:p>
    <w:p w14:paraId="0DE36A24" w14:textId="079909A9" w:rsidR="00923304" w:rsidRPr="00A10F37" w:rsidRDefault="00923304"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rPr>
      </w:pPr>
      <w:r w:rsidRPr="00A10F37">
        <w:rPr>
          <w:rFonts w:ascii="Times New Roman" w:hAnsi="Times New Roman" w:cs="Times New Roman"/>
          <w:b/>
          <w:bCs/>
          <w:i/>
          <w:iCs/>
        </w:rPr>
        <w:t>Further Assurances</w:t>
      </w:r>
      <w:r w:rsidRPr="00A10F37">
        <w:rPr>
          <w:rFonts w:ascii="Times New Roman" w:hAnsi="Times New Roman" w:cs="Times New Roman"/>
        </w:rPr>
        <w:t>. The BORG Personnel shall execute and deliver any further instruments or documents and to take all such further actions as may be necessary or advisable in order to carry out the intent of these Bylaws.</w:t>
      </w:r>
    </w:p>
    <w:p w14:paraId="2E38C13C" w14:textId="247729AC" w:rsidR="00045CEB" w:rsidRPr="00A10F37" w:rsidRDefault="00171370" w:rsidP="00D162BB">
      <w:pPr>
        <w:pStyle w:val="ListParagraph"/>
        <w:numPr>
          <w:ilvl w:val="1"/>
          <w:numId w:val="2"/>
        </w:numPr>
        <w:spacing w:before="120" w:after="120" w:line="240" w:lineRule="auto"/>
        <w:ind w:left="540" w:hanging="396"/>
        <w:contextualSpacing w:val="0"/>
        <w:jc w:val="both"/>
        <w:rPr>
          <w:rFonts w:ascii="Times New Roman" w:hAnsi="Times New Roman" w:cs="Times New Roman"/>
          <w:u w:val="single"/>
        </w:rPr>
      </w:pPr>
      <w:r w:rsidRPr="00A10F37">
        <w:rPr>
          <w:rFonts w:ascii="Times New Roman" w:hAnsi="Times New Roman" w:cs="Times New Roman"/>
          <w:b/>
          <w:bCs/>
          <w:i/>
          <w:iCs/>
        </w:rPr>
        <w:t>Rules of Construction</w:t>
      </w:r>
    </w:p>
    <w:p w14:paraId="28248476" w14:textId="77777777" w:rsidR="00045CE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b/>
          <w:bCs/>
        </w:rPr>
        <w:t>Gender; Etc</w:t>
      </w:r>
      <w:r w:rsidRPr="00A10F37">
        <w:rPr>
          <w:rFonts w:ascii="Times New Roman" w:hAnsi="Times New Roman" w:cs="Times New Roman"/>
        </w:rPr>
        <w:t xml:space="preserve">. For purposes of these Bylaws, whenever the context requires: the singular number shall include the plural, and vice versa; the masculine gender shall include the feminine and neuter genders; </w:t>
      </w:r>
      <w:r w:rsidRPr="00A10F37">
        <w:rPr>
          <w:rFonts w:ascii="Times New Roman" w:hAnsi="Times New Roman" w:cs="Times New Roman"/>
          <w:i/>
          <w:iCs/>
        </w:rPr>
        <w:t>the</w:t>
      </w:r>
      <w:r w:rsidRPr="00A10F37">
        <w:rPr>
          <w:rFonts w:ascii="Times New Roman" w:hAnsi="Times New Roman" w:cs="Times New Roman"/>
        </w:rPr>
        <w:t xml:space="preserve"> feminine gender shall include the masculine and neuter genders; and the neuter gender shall include the masculine and feminine genders.</w:t>
      </w:r>
    </w:p>
    <w:p w14:paraId="41F32C84" w14:textId="77777777" w:rsidR="00045CE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i/>
          <w:iCs/>
        </w:rPr>
        <w:t>A</w:t>
      </w:r>
      <w:r w:rsidRPr="00A10F37">
        <w:rPr>
          <w:rFonts w:ascii="Times New Roman" w:hAnsi="Times New Roman" w:cs="Times New Roman"/>
          <w:b/>
          <w:bCs/>
        </w:rPr>
        <w:t>mbiguities</w:t>
      </w:r>
      <w:r w:rsidRPr="00A10F37">
        <w:rPr>
          <w:rFonts w:ascii="Times New Roman" w:hAnsi="Times New Roman" w:cs="Times New Roman"/>
        </w:rPr>
        <w:t xml:space="preserve">. The Parties hereto agree </w:t>
      </w:r>
      <w:r w:rsidRPr="00A10F37">
        <w:rPr>
          <w:rFonts w:ascii="Times New Roman" w:hAnsi="Times New Roman" w:cs="Times New Roman"/>
          <w:i/>
          <w:iCs/>
        </w:rPr>
        <w:t>that</w:t>
      </w:r>
      <w:r w:rsidRPr="00A10F37">
        <w:rPr>
          <w:rFonts w:ascii="Times New Roman" w:hAnsi="Times New Roman" w:cs="Times New Roman"/>
        </w:rPr>
        <w:t xml:space="preserve"> any rule of construction to the effect that ambiguities are to be resolved against the drafting Party shall not be applied in the construction or interpretation of these Bylaws.</w:t>
      </w:r>
    </w:p>
    <w:p w14:paraId="1A9B0DC0" w14:textId="77777777" w:rsidR="00045CE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b/>
          <w:bCs/>
        </w:rPr>
        <w:t>No Limitation</w:t>
      </w:r>
      <w:r w:rsidRPr="00A10F37">
        <w:rPr>
          <w:rFonts w:ascii="Times New Roman" w:hAnsi="Times New Roman" w:cs="Times New Roman"/>
        </w:rPr>
        <w:t xml:space="preserve">. As used in these Bylaws, the words “include,” “including,” “such as” and variations thereof, shall not be </w:t>
      </w:r>
      <w:r w:rsidRPr="00A10F37">
        <w:rPr>
          <w:rFonts w:ascii="Times New Roman" w:hAnsi="Times New Roman" w:cs="Times New Roman"/>
          <w:i/>
          <w:iCs/>
        </w:rPr>
        <w:t>deemed</w:t>
      </w:r>
      <w:r w:rsidRPr="00A10F37">
        <w:rPr>
          <w:rFonts w:ascii="Times New Roman" w:hAnsi="Times New Roman" w:cs="Times New Roman"/>
        </w:rPr>
        <w:t xml:space="preserve"> to be terms of limitation, but rather shall be deemed to be followed by the words “without limitation.” The word “or” shall mean the non-exclusive “or”. </w:t>
      </w:r>
    </w:p>
    <w:p w14:paraId="39DF635C" w14:textId="77777777" w:rsidR="00045CE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b/>
          <w:bCs/>
        </w:rPr>
        <w:t>References.</w:t>
      </w:r>
      <w:r w:rsidRPr="00A10F37">
        <w:rPr>
          <w:rFonts w:ascii="Times New Roman" w:hAnsi="Times New Roman" w:cs="Times New Roman"/>
        </w:rPr>
        <w:t xml:space="preserve"> Except as otherwise indicated, all references in these Bylaws to “Articles,” “Schedules” and “Exhibits” </w:t>
      </w:r>
      <w:r w:rsidRPr="00A10F37">
        <w:rPr>
          <w:rFonts w:ascii="Times New Roman" w:hAnsi="Times New Roman" w:cs="Times New Roman"/>
          <w:i/>
          <w:iCs/>
        </w:rPr>
        <w:t>are</w:t>
      </w:r>
      <w:r w:rsidRPr="00A10F37">
        <w:rPr>
          <w:rFonts w:ascii="Times New Roman" w:hAnsi="Times New Roman" w:cs="Times New Roman"/>
        </w:rPr>
        <w:t xml:space="preserve"> intended to refer to Articles of these Bylaws and Schedules and Exhibits to these Bylaws.</w:t>
      </w:r>
    </w:p>
    <w:p w14:paraId="29B0FE90" w14:textId="77777777" w:rsidR="00045CE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b/>
          <w:bCs/>
        </w:rPr>
        <w:t>Hereof.</w:t>
      </w:r>
      <w:r w:rsidRPr="00A10F37">
        <w:rPr>
          <w:rFonts w:ascii="Times New Roman" w:hAnsi="Times New Roman" w:cs="Times New Roman"/>
        </w:rPr>
        <w:t xml:space="preserve"> The terms “hereof,” “herein,” “hereunder,” “hereby” and “herewith” and words of similar import will, unless </w:t>
      </w:r>
      <w:r w:rsidRPr="00A10F37">
        <w:rPr>
          <w:rFonts w:ascii="Times New Roman" w:hAnsi="Times New Roman" w:cs="Times New Roman"/>
          <w:i/>
          <w:iCs/>
        </w:rPr>
        <w:t>otherwise</w:t>
      </w:r>
      <w:r w:rsidRPr="00A10F37">
        <w:rPr>
          <w:rFonts w:ascii="Times New Roman" w:hAnsi="Times New Roman" w:cs="Times New Roman"/>
        </w:rPr>
        <w:t xml:space="preserve"> stated, be construed to refer to these Bylaws as a whole and not to any particular provision of these Bylaws.</w:t>
      </w:r>
    </w:p>
    <w:p w14:paraId="437A275A" w14:textId="77777777" w:rsidR="00045CEB" w:rsidRPr="00A10F37"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b/>
          <w:bCs/>
        </w:rPr>
        <w:t>Captions/Headings</w:t>
      </w:r>
      <w:r w:rsidRPr="00A10F37">
        <w:rPr>
          <w:rFonts w:ascii="Times New Roman" w:hAnsi="Times New Roman" w:cs="Times New Roman"/>
        </w:rPr>
        <w:t xml:space="preserve">. The captions, </w:t>
      </w:r>
      <w:r w:rsidRPr="00A10F37">
        <w:rPr>
          <w:rFonts w:ascii="Times New Roman" w:hAnsi="Times New Roman" w:cs="Times New Roman"/>
          <w:i/>
          <w:iCs/>
        </w:rPr>
        <w:t>headings</w:t>
      </w:r>
      <w:r w:rsidRPr="00A10F37">
        <w:rPr>
          <w:rFonts w:ascii="Times New Roman" w:hAnsi="Times New Roman" w:cs="Times New Roman"/>
        </w:rPr>
        <w:t xml:space="preserve"> and similar labels contained in these Bylaws are for convenience of reference only, shall not be deemed to be a part of these Bylaws and shall not be referred to in connection with the construction or interpretation of these Bylaws.</w:t>
      </w:r>
    </w:p>
    <w:p w14:paraId="365ED6ED" w14:textId="77777777" w:rsidR="001325D8" w:rsidRPr="001325D8" w:rsidRDefault="00923304" w:rsidP="00D162BB">
      <w:pPr>
        <w:pStyle w:val="ListParagraph"/>
        <w:numPr>
          <w:ilvl w:val="2"/>
          <w:numId w:val="2"/>
        </w:numPr>
        <w:spacing w:before="120" w:after="120" w:line="240" w:lineRule="auto"/>
        <w:ind w:left="1080" w:hanging="558"/>
        <w:contextualSpacing w:val="0"/>
        <w:jc w:val="both"/>
        <w:rPr>
          <w:rFonts w:ascii="Times New Roman" w:hAnsi="Times New Roman" w:cs="Times New Roman"/>
          <w:u w:val="single"/>
        </w:rPr>
      </w:pPr>
      <w:r w:rsidRPr="00A10F37">
        <w:rPr>
          <w:rFonts w:ascii="Times New Roman" w:hAnsi="Times New Roman" w:cs="Times New Roman"/>
          <w:b/>
          <w:bCs/>
        </w:rPr>
        <w:t>Person.</w:t>
      </w:r>
      <w:r w:rsidRPr="00A10F37">
        <w:rPr>
          <w:rFonts w:ascii="Times New Roman" w:hAnsi="Times New Roman" w:cs="Times New Roman"/>
        </w:rPr>
        <w:t xml:space="preserve"> The term “person” refers to any natural born or legal person, entity, governmental body or incorporated or unincorporated association, partnership or joint venture.</w:t>
      </w:r>
    </w:p>
    <w:p w14:paraId="77644355" w14:textId="3796269E" w:rsidR="00923304" w:rsidRPr="001325D8" w:rsidRDefault="001325D8" w:rsidP="001325D8">
      <w:pPr>
        <w:pStyle w:val="ListParagraph"/>
        <w:numPr>
          <w:ilvl w:val="2"/>
          <w:numId w:val="2"/>
        </w:numPr>
        <w:spacing w:before="120" w:after="120" w:line="240" w:lineRule="auto"/>
        <w:ind w:left="1080" w:hanging="558"/>
        <w:contextualSpacing w:val="0"/>
        <w:jc w:val="both"/>
        <w:rPr>
          <w:rFonts w:ascii="Times New Roman" w:hAnsi="Times New Roman" w:cs="Times New Roman"/>
          <w:color w:val="000000" w:themeColor="text1"/>
        </w:rPr>
      </w:pPr>
      <w:r w:rsidRPr="000B464A">
        <w:rPr>
          <w:rFonts w:ascii="Times New Roman" w:hAnsi="Times New Roman" w:cs="Times New Roman"/>
          <w:b/>
          <w:bCs/>
          <w:color w:val="000000" w:themeColor="text1"/>
        </w:rPr>
        <w:t>Changes to Laws</w:t>
      </w:r>
      <w:r w:rsidRPr="000B464A">
        <w:rPr>
          <w:rFonts w:ascii="Times New Roman" w:hAnsi="Times New Roman" w:cs="Times New Roman"/>
          <w:color w:val="000000" w:themeColor="text1"/>
        </w:rPr>
        <w:t>. References to any statute or statutory provision shall be construed as a reference to the same as it may have been, or may from time to time be, amended, modified or re-enacted.</w:t>
      </w:r>
      <w:r w:rsidR="00923304" w:rsidRPr="001325D8">
        <w:rPr>
          <w:rFonts w:ascii="Times New Roman" w:hAnsi="Times New Roman" w:cs="Times New Roman"/>
        </w:rPr>
        <w:t xml:space="preserve"> </w:t>
      </w:r>
    </w:p>
    <w:p w14:paraId="50851CC8" w14:textId="1DAE17AC" w:rsidR="00A752FC" w:rsidRPr="00A10F37" w:rsidRDefault="00A752FC" w:rsidP="00D162BB">
      <w:pPr>
        <w:spacing w:before="120" w:after="120" w:line="240" w:lineRule="auto"/>
        <w:jc w:val="both"/>
        <w:rPr>
          <w:rFonts w:ascii="Times New Roman" w:hAnsi="Times New Roman" w:cs="Times New Roman"/>
        </w:rPr>
        <w:sectPr w:rsidR="00A752FC" w:rsidRPr="00A10F37">
          <w:footerReference w:type="default" r:id="rId11"/>
          <w:pgSz w:w="12240" w:h="15840"/>
          <w:pgMar w:top="1440" w:right="1440" w:bottom="1440" w:left="1440" w:header="720" w:footer="720" w:gutter="0"/>
          <w:cols w:space="720"/>
          <w:docGrid w:linePitch="360"/>
        </w:sectPr>
      </w:pPr>
    </w:p>
    <w:p w14:paraId="5C781C8C" w14:textId="0A2884D0" w:rsidR="00324532" w:rsidRPr="00A10F37" w:rsidRDefault="00324532" w:rsidP="00D162BB">
      <w:pPr>
        <w:spacing w:before="120" w:after="120" w:line="240" w:lineRule="auto"/>
        <w:jc w:val="both"/>
        <w:rPr>
          <w:rFonts w:ascii="Times New Roman" w:hAnsi="Times New Roman" w:cs="Times New Roman"/>
        </w:rPr>
      </w:pPr>
    </w:p>
    <w:p w14:paraId="6A8D9ECB" w14:textId="77777777" w:rsidR="00B27A80" w:rsidRPr="00A10F37" w:rsidRDefault="00B27A80" w:rsidP="007F59BD">
      <w:pPr>
        <w:jc w:val="center"/>
        <w:rPr>
          <w:rFonts w:ascii="Times New Roman" w:hAnsi="Times New Roman" w:cs="Times New Roman"/>
        </w:rPr>
      </w:pPr>
      <w:r w:rsidRPr="00A10F37">
        <w:rPr>
          <w:rFonts w:ascii="Times New Roman" w:hAnsi="Times New Roman" w:cs="Times New Roman"/>
        </w:rPr>
        <w:t>BYLAWS</w:t>
      </w:r>
    </w:p>
    <w:p w14:paraId="5611CE20" w14:textId="05ADB52A" w:rsidR="00B27A80" w:rsidRPr="00A10F37" w:rsidRDefault="00B27A80" w:rsidP="007F59BD">
      <w:pPr>
        <w:jc w:val="center"/>
        <w:rPr>
          <w:rFonts w:ascii="Times New Roman" w:hAnsi="Times New Roman" w:cs="Times New Roman"/>
          <w:u w:val="single"/>
        </w:rPr>
      </w:pPr>
      <w:r w:rsidRPr="00A10F37">
        <w:rPr>
          <w:rFonts w:ascii="Times New Roman" w:hAnsi="Times New Roman" w:cs="Times New Roman"/>
          <w:u w:val="single"/>
        </w:rPr>
        <w:t xml:space="preserve">Schedule </w:t>
      </w:r>
      <w:r w:rsidRPr="00A10F37">
        <w:rPr>
          <w:rFonts w:ascii="Times New Roman" w:hAnsi="Times New Roman" w:cs="Times New Roman"/>
          <w:u w:val="single"/>
        </w:rPr>
        <w:fldChar w:fldCharType="begin"/>
      </w:r>
      <w:r w:rsidRPr="00A10F37">
        <w:rPr>
          <w:rFonts w:ascii="Times New Roman" w:hAnsi="Times New Roman" w:cs="Times New Roman"/>
          <w:u w:val="single"/>
        </w:rPr>
        <w:instrText xml:space="preserve"> REF _Ref169952734 \w \h </w:instrText>
      </w:r>
      <w:r w:rsidR="007F59BD" w:rsidRPr="00A10F37">
        <w:rPr>
          <w:rFonts w:ascii="Times New Roman" w:hAnsi="Times New Roman" w:cs="Times New Roman"/>
          <w:u w:val="single"/>
        </w:rPr>
        <w:instrText xml:space="preserve"> \* MERGEFORMAT </w:instrText>
      </w:r>
      <w:r w:rsidRPr="00A10F37">
        <w:rPr>
          <w:rFonts w:ascii="Times New Roman" w:hAnsi="Times New Roman" w:cs="Times New Roman"/>
          <w:u w:val="single"/>
        </w:rPr>
      </w:r>
      <w:r w:rsidRPr="00A10F37">
        <w:rPr>
          <w:rFonts w:ascii="Times New Roman" w:hAnsi="Times New Roman" w:cs="Times New Roman"/>
          <w:u w:val="single"/>
        </w:rPr>
        <w:fldChar w:fldCharType="separate"/>
      </w:r>
      <w:r w:rsidR="00A01070">
        <w:rPr>
          <w:rFonts w:ascii="Times New Roman" w:hAnsi="Times New Roman" w:cs="Times New Roman"/>
          <w:u w:val="single"/>
        </w:rPr>
        <w:t>1.1</w:t>
      </w:r>
      <w:r w:rsidRPr="00A10F37">
        <w:rPr>
          <w:rFonts w:ascii="Times New Roman" w:hAnsi="Times New Roman" w:cs="Times New Roman"/>
          <w:u w:val="single"/>
        </w:rPr>
        <w:fldChar w:fldCharType="end"/>
      </w:r>
    </w:p>
    <w:p w14:paraId="041D8F8C" w14:textId="77777777" w:rsidR="00B27A80" w:rsidRPr="00A10F37" w:rsidRDefault="00B27A80" w:rsidP="007F59BD">
      <w:pPr>
        <w:jc w:val="center"/>
        <w:rPr>
          <w:rFonts w:ascii="Times New Roman" w:hAnsi="Times New Roman" w:cs="Times New Roman"/>
        </w:rPr>
      </w:pPr>
      <w:r w:rsidRPr="00A10F37">
        <w:rPr>
          <w:rFonts w:ascii="Times New Roman" w:hAnsi="Times New Roman" w:cs="Times New Roman"/>
        </w:rPr>
        <w:t>MANDATORY AUTONOMOUS SYSTEMS</w:t>
      </w:r>
    </w:p>
    <w:p w14:paraId="7D18B33D" w14:textId="77777777" w:rsidR="00B27A80" w:rsidRPr="00A10F37" w:rsidRDefault="00B27A80" w:rsidP="00D162BB">
      <w:pPr>
        <w:jc w:val="both"/>
        <w:rPr>
          <w:rFonts w:ascii="Times New Roman" w:hAnsi="Times New Roman" w:cs="Times New Roman"/>
        </w:rPr>
      </w:pPr>
      <w:r w:rsidRPr="00A10F37">
        <w:rPr>
          <w:rFonts w:ascii="Times New Roman" w:hAnsi="Times New Roman" w:cs="Times New Roman"/>
        </w:rPr>
        <w:t>[A list of the Mandatory Autonomous Systems, and the functions the BORG is mandated to perform by means of the Mandatory Autonomous Systems]</w:t>
      </w:r>
    </w:p>
    <w:p w14:paraId="37A13302" w14:textId="77777777" w:rsidR="00B27A80" w:rsidRPr="00A10F37" w:rsidRDefault="00B27A80" w:rsidP="00D162BB">
      <w:pPr>
        <w:jc w:val="both"/>
        <w:rPr>
          <w:rFonts w:ascii="Times New Roman" w:hAnsi="Times New Roman" w:cs="Times New Roman"/>
        </w:rPr>
      </w:pPr>
    </w:p>
    <w:p w14:paraId="3E2E9357" w14:textId="77777777" w:rsidR="00B27A80" w:rsidRPr="00A10F37" w:rsidRDefault="00B27A80" w:rsidP="00D162BB">
      <w:pPr>
        <w:jc w:val="both"/>
        <w:rPr>
          <w:rFonts w:ascii="Times New Roman" w:hAnsi="Times New Roman" w:cs="Times New Roman"/>
          <w:b/>
          <w:bCs/>
        </w:rPr>
        <w:sectPr w:rsidR="00B27A80" w:rsidRPr="00A10F37">
          <w:footerReference w:type="default" r:id="rId12"/>
          <w:pgSz w:w="12240" w:h="15840"/>
          <w:pgMar w:top="1440" w:right="1440" w:bottom="1440" w:left="1440" w:header="720" w:footer="720" w:gutter="0"/>
          <w:cols w:space="720"/>
          <w:docGrid w:linePitch="360"/>
        </w:sectPr>
      </w:pPr>
    </w:p>
    <w:p w14:paraId="28AF9002" w14:textId="16688095" w:rsidR="00923304" w:rsidRPr="00A10F37" w:rsidRDefault="00923304" w:rsidP="000C325F">
      <w:pPr>
        <w:jc w:val="center"/>
        <w:rPr>
          <w:rFonts w:ascii="Times New Roman" w:hAnsi="Times New Roman" w:cs="Times New Roman"/>
          <w:b/>
          <w:bCs/>
        </w:rPr>
      </w:pPr>
      <w:r w:rsidRPr="00A10F37">
        <w:rPr>
          <w:rFonts w:ascii="Times New Roman" w:hAnsi="Times New Roman" w:cs="Times New Roman"/>
          <w:b/>
          <w:bCs/>
        </w:rPr>
        <w:lastRenderedPageBreak/>
        <w:t>BYLAWS</w:t>
      </w:r>
    </w:p>
    <w:p w14:paraId="5BB08C4E" w14:textId="7F859AF6" w:rsidR="000E6ECD" w:rsidRPr="00A10F37" w:rsidRDefault="000E6ECD" w:rsidP="000C325F">
      <w:pPr>
        <w:jc w:val="center"/>
        <w:rPr>
          <w:rFonts w:ascii="Times New Roman" w:hAnsi="Times New Roman" w:cs="Times New Roman"/>
          <w:b/>
          <w:bCs/>
          <w:u w:val="single"/>
        </w:rPr>
      </w:pPr>
      <w:r w:rsidRPr="00A10F37">
        <w:rPr>
          <w:rFonts w:ascii="Times New Roman" w:hAnsi="Times New Roman" w:cs="Times New Roman"/>
          <w:b/>
          <w:bCs/>
          <w:u w:val="single"/>
        </w:rPr>
        <w:t xml:space="preserve">Schedule </w:t>
      </w:r>
      <w:r w:rsidRPr="00A10F37">
        <w:rPr>
          <w:rFonts w:ascii="Times New Roman" w:hAnsi="Times New Roman" w:cs="Times New Roman"/>
          <w:b/>
          <w:bCs/>
          <w:u w:val="single"/>
        </w:rPr>
        <w:fldChar w:fldCharType="begin"/>
      </w:r>
      <w:r w:rsidRPr="00A10F37">
        <w:rPr>
          <w:rFonts w:ascii="Times New Roman" w:hAnsi="Times New Roman" w:cs="Times New Roman"/>
          <w:b/>
          <w:bCs/>
          <w:u w:val="single"/>
        </w:rPr>
        <w:instrText xml:space="preserve"> REF _Ref169950593 \w \h </w:instrText>
      </w:r>
      <w:r w:rsidR="0048440C" w:rsidRPr="00A10F37">
        <w:rPr>
          <w:rFonts w:ascii="Times New Roman" w:hAnsi="Times New Roman" w:cs="Times New Roman"/>
          <w:b/>
          <w:bCs/>
          <w:u w:val="single"/>
        </w:rPr>
        <w:instrText xml:space="preserve"> \* MERGEFORMAT </w:instrText>
      </w:r>
      <w:r w:rsidRPr="00A10F37">
        <w:rPr>
          <w:rFonts w:ascii="Times New Roman" w:hAnsi="Times New Roman" w:cs="Times New Roman"/>
          <w:b/>
          <w:bCs/>
          <w:u w:val="single"/>
        </w:rPr>
      </w:r>
      <w:r w:rsidRPr="00A10F37">
        <w:rPr>
          <w:rFonts w:ascii="Times New Roman" w:hAnsi="Times New Roman" w:cs="Times New Roman"/>
          <w:b/>
          <w:bCs/>
          <w:u w:val="single"/>
        </w:rPr>
        <w:fldChar w:fldCharType="separate"/>
      </w:r>
      <w:r w:rsidR="00A01070">
        <w:rPr>
          <w:rFonts w:ascii="Times New Roman" w:hAnsi="Times New Roman" w:cs="Times New Roman"/>
          <w:b/>
          <w:bCs/>
          <w:u w:val="single"/>
        </w:rPr>
        <w:t>1.2.1</w:t>
      </w:r>
      <w:r w:rsidRPr="00A10F37">
        <w:rPr>
          <w:rFonts w:ascii="Times New Roman" w:hAnsi="Times New Roman" w:cs="Times New Roman"/>
          <w:b/>
          <w:bCs/>
          <w:u w:val="single"/>
        </w:rPr>
        <w:fldChar w:fldCharType="end"/>
      </w:r>
    </w:p>
    <w:p w14:paraId="464E2C05" w14:textId="3FFBA77D" w:rsidR="000E6ECD" w:rsidRPr="00A10F37" w:rsidRDefault="000E6ECD" w:rsidP="000C325F">
      <w:pPr>
        <w:jc w:val="center"/>
        <w:rPr>
          <w:rFonts w:ascii="Times New Roman" w:hAnsi="Times New Roman" w:cs="Times New Roman"/>
          <w:b/>
          <w:bCs/>
        </w:rPr>
      </w:pPr>
      <w:r w:rsidRPr="00A10F37">
        <w:rPr>
          <w:rFonts w:ascii="Times New Roman" w:hAnsi="Times New Roman" w:cs="Times New Roman"/>
          <w:b/>
          <w:bCs/>
        </w:rPr>
        <w:t>Certain Purposes</w:t>
      </w:r>
    </w:p>
    <w:p w14:paraId="1686305D" w14:textId="093EC177" w:rsidR="00C35DE2" w:rsidRPr="00A10F37" w:rsidRDefault="00C35DE2" w:rsidP="00261E07">
      <w:pPr>
        <w:pStyle w:val="ListParagraph"/>
        <w:numPr>
          <w:ilvl w:val="0"/>
          <w:numId w:val="43"/>
        </w:numPr>
        <w:rPr>
          <w:rFonts w:ascii="Times New Roman" w:hAnsi="Times New Roman" w:cs="Times New Roman"/>
        </w:rPr>
      </w:pPr>
      <w:r w:rsidRPr="00A10F37">
        <w:rPr>
          <w:rFonts w:ascii="Times New Roman" w:hAnsi="Times New Roman" w:cs="Times New Roman"/>
        </w:rPr>
        <w:t xml:space="preserve">For purposes of this Schedule </w:t>
      </w:r>
      <w:r w:rsidRPr="00A10F37">
        <w:rPr>
          <w:rFonts w:ascii="Times New Roman" w:hAnsi="Times New Roman" w:cs="Times New Roman"/>
        </w:rPr>
        <w:fldChar w:fldCharType="begin"/>
      </w:r>
      <w:r w:rsidRPr="00A10F37">
        <w:rPr>
          <w:rFonts w:ascii="Times New Roman" w:hAnsi="Times New Roman" w:cs="Times New Roman"/>
        </w:rPr>
        <w:instrText xml:space="preserve"> REF _Ref169950593 \w \h  \* MERGEFORMAT </w:instrText>
      </w:r>
      <w:r w:rsidRPr="00A10F37">
        <w:rPr>
          <w:rFonts w:ascii="Times New Roman" w:hAnsi="Times New Roman" w:cs="Times New Roman"/>
        </w:rPr>
      </w:r>
      <w:r w:rsidRPr="00A10F37">
        <w:rPr>
          <w:rFonts w:ascii="Times New Roman" w:hAnsi="Times New Roman" w:cs="Times New Roman"/>
        </w:rPr>
        <w:fldChar w:fldCharType="separate"/>
      </w:r>
      <w:r w:rsidR="00A01070">
        <w:rPr>
          <w:rFonts w:ascii="Times New Roman" w:hAnsi="Times New Roman" w:cs="Times New Roman"/>
        </w:rPr>
        <w:t>1.2.1</w:t>
      </w:r>
      <w:r w:rsidRPr="00A10F37">
        <w:rPr>
          <w:rFonts w:ascii="Times New Roman" w:hAnsi="Times New Roman" w:cs="Times New Roman"/>
        </w:rPr>
        <w:fldChar w:fldCharType="end"/>
      </w:r>
      <w:r w:rsidRPr="00A10F37">
        <w:rPr>
          <w:rFonts w:ascii="Times New Roman" w:hAnsi="Times New Roman" w:cs="Times New Roman"/>
        </w:rPr>
        <w:t xml:space="preserve"> and these Bylaws:</w:t>
      </w:r>
      <w:r w:rsidRPr="00A10F37">
        <w:rPr>
          <w:rFonts w:ascii="Times New Roman" w:hAnsi="Times New Roman" w:cs="Times New Roman"/>
          <w:b/>
          <w:bCs/>
          <w:u w:val="single"/>
        </w:rPr>
        <w:t xml:space="preserve"> </w:t>
      </w:r>
    </w:p>
    <w:p w14:paraId="21E68716" w14:textId="7F901A2C" w:rsidR="00C35DE2" w:rsidRPr="00A10F37" w:rsidRDefault="00F15479" w:rsidP="00C35DE2">
      <w:pPr>
        <w:pStyle w:val="ListParagraph"/>
        <w:numPr>
          <w:ilvl w:val="1"/>
          <w:numId w:val="43"/>
        </w:numPr>
        <w:rPr>
          <w:rFonts w:ascii="Times New Roman" w:hAnsi="Times New Roman" w:cs="Times New Roman"/>
        </w:rPr>
      </w:pPr>
      <w:r w:rsidRPr="00A10F37">
        <w:rPr>
          <w:rFonts w:ascii="Times New Roman" w:hAnsi="Times New Roman" w:cs="Times New Roman"/>
        </w:rPr>
        <w:t>The “</w:t>
      </w:r>
      <w:r w:rsidRPr="00A10F37">
        <w:rPr>
          <w:rFonts w:ascii="Times New Roman" w:hAnsi="Times New Roman" w:cs="Times New Roman"/>
          <w:b/>
          <w:bCs/>
          <w:i/>
          <w:iCs/>
        </w:rPr>
        <w:t>Lido Alliance Program</w:t>
      </w:r>
      <w:r w:rsidRPr="00A10F37">
        <w:rPr>
          <w:rFonts w:ascii="Times New Roman" w:hAnsi="Times New Roman" w:cs="Times New Roman"/>
        </w:rPr>
        <w:t>” means the non-profit program of entering into mutual support alliances involving the Community and certain types of third parties or rel</w:t>
      </w:r>
      <w:r w:rsidR="000D3411" w:rsidRPr="00A10F37">
        <w:rPr>
          <w:rFonts w:ascii="Times New Roman" w:hAnsi="Times New Roman" w:cs="Times New Roman"/>
        </w:rPr>
        <w:t>a</w:t>
      </w:r>
      <w:r w:rsidRPr="00A10F37">
        <w:rPr>
          <w:rFonts w:ascii="Times New Roman" w:hAnsi="Times New Roman" w:cs="Times New Roman"/>
        </w:rPr>
        <w:t xml:space="preserve">ted communities, as summarized on </w:t>
      </w:r>
      <w:r w:rsidRPr="00A10F37">
        <w:rPr>
          <w:rFonts w:ascii="Times New Roman" w:hAnsi="Times New Roman" w:cs="Times New Roman"/>
          <w:u w:val="single"/>
        </w:rPr>
        <w:t>Exhibit C</w:t>
      </w:r>
      <w:r w:rsidRPr="00A10F37">
        <w:rPr>
          <w:rFonts w:ascii="Times New Roman" w:hAnsi="Times New Roman" w:cs="Times New Roman"/>
        </w:rPr>
        <w:t xml:space="preserve"> and approved by Community Module Approval on</w:t>
      </w:r>
      <w:r w:rsidR="001F7497" w:rsidRPr="00A10F37">
        <w:rPr>
          <w:rFonts w:ascii="Times New Roman" w:hAnsi="Times New Roman" w:cs="Times New Roman"/>
        </w:rPr>
        <w:t xml:space="preserve"> May 23, 2024</w:t>
      </w:r>
      <w:r w:rsidR="009D7DA9" w:rsidRPr="00A10F37">
        <w:rPr>
          <w:rFonts w:ascii="Times New Roman" w:hAnsi="Times New Roman" w:cs="Times New Roman"/>
        </w:rPr>
        <w:t>.</w:t>
      </w:r>
      <w:r w:rsidR="00224B6C" w:rsidRPr="00A10F37">
        <w:rPr>
          <w:rFonts w:ascii="Times New Roman" w:hAnsi="Times New Roman" w:cs="Times New Roman"/>
        </w:rPr>
        <w:t xml:space="preserve"> </w:t>
      </w:r>
    </w:p>
    <w:p w14:paraId="3B9E174D" w14:textId="76A48DF2" w:rsidR="00261E07" w:rsidRPr="00A10F37" w:rsidRDefault="00224B6C" w:rsidP="00C35DE2">
      <w:pPr>
        <w:pStyle w:val="ListParagraph"/>
        <w:numPr>
          <w:ilvl w:val="1"/>
          <w:numId w:val="43"/>
        </w:numPr>
        <w:rPr>
          <w:rFonts w:ascii="Times New Roman" w:hAnsi="Times New Roman" w:cs="Times New Roman"/>
        </w:rPr>
      </w:pPr>
      <w:r w:rsidRPr="00A10F37">
        <w:rPr>
          <w:rFonts w:ascii="Times New Roman" w:hAnsi="Times New Roman" w:cs="Times New Roman"/>
        </w:rPr>
        <w:t>A</w:t>
      </w:r>
      <w:r w:rsidRPr="00A10F37">
        <w:rPr>
          <w:rFonts w:ascii="Times New Roman" w:hAnsi="Times New Roman" w:cs="Times New Roman"/>
          <w:i/>
          <w:iCs/>
        </w:rPr>
        <w:t xml:space="preserve"> </w:t>
      </w:r>
      <w:r w:rsidRPr="00A10F37">
        <w:rPr>
          <w:rFonts w:ascii="Times New Roman" w:hAnsi="Times New Roman" w:cs="Times New Roman"/>
        </w:rPr>
        <w:t>“</w:t>
      </w:r>
      <w:r w:rsidRPr="00A10F37">
        <w:rPr>
          <w:rFonts w:ascii="Times New Roman" w:hAnsi="Times New Roman" w:cs="Times New Roman"/>
          <w:b/>
          <w:bCs/>
          <w:i/>
          <w:iCs/>
        </w:rPr>
        <w:t>Lido Ally</w:t>
      </w:r>
      <w:r w:rsidRPr="00A10F37">
        <w:t>”</w:t>
      </w:r>
      <w:r w:rsidRPr="00A10F37">
        <w:rPr>
          <w:rFonts w:ascii="Times New Roman" w:hAnsi="Times New Roman" w:cs="Times New Roman"/>
          <w:b/>
          <w:bCs/>
          <w:i/>
          <w:iCs/>
        </w:rPr>
        <w:t xml:space="preserve"> </w:t>
      </w:r>
      <w:r w:rsidRPr="00A10F37">
        <w:rPr>
          <w:rFonts w:ascii="Times New Roman" w:hAnsi="Times New Roman" w:cs="Times New Roman"/>
        </w:rPr>
        <w:t>means a group, entity or community that has been approved to join the Lido Alliance Program by both: (a) the Board; and (b) a Community Module Approval</w:t>
      </w:r>
      <w:r w:rsidR="00811FA0" w:rsidRPr="00A10F37">
        <w:rPr>
          <w:rFonts w:ascii="Times New Roman" w:hAnsi="Times New Roman" w:cs="Times New Roman"/>
        </w:rPr>
        <w:t xml:space="preserve">. </w:t>
      </w:r>
    </w:p>
    <w:p w14:paraId="02B7E6E6" w14:textId="77777777" w:rsidR="00DC7C1E" w:rsidRPr="00A10F37" w:rsidRDefault="00DC7C1E" w:rsidP="00DC7C1E">
      <w:pPr>
        <w:pStyle w:val="ListParagraph"/>
        <w:ind w:left="1440"/>
        <w:rPr>
          <w:rFonts w:ascii="Times New Roman" w:hAnsi="Times New Roman" w:cs="Times New Roman"/>
        </w:rPr>
      </w:pPr>
    </w:p>
    <w:p w14:paraId="05B61735" w14:textId="77777777" w:rsidR="00C35DE2" w:rsidRPr="00A10F37" w:rsidRDefault="00C35DE2" w:rsidP="00811FA0">
      <w:pPr>
        <w:pStyle w:val="ListParagraph"/>
        <w:numPr>
          <w:ilvl w:val="0"/>
          <w:numId w:val="43"/>
        </w:numPr>
        <w:rPr>
          <w:rFonts w:ascii="Times New Roman" w:hAnsi="Times New Roman" w:cs="Times New Roman"/>
        </w:rPr>
      </w:pPr>
      <w:r w:rsidRPr="00A10F37">
        <w:rPr>
          <w:rFonts w:ascii="Times New Roman" w:hAnsi="Times New Roman" w:cs="Times New Roman"/>
        </w:rPr>
        <w:t xml:space="preserve">The purposes of the BORG and the Authorized Uses of the Alliance Multisigs shall include: </w:t>
      </w:r>
    </w:p>
    <w:p w14:paraId="51114B96" w14:textId="331B9B4B" w:rsidR="00C35DE2" w:rsidRPr="00A10F37" w:rsidRDefault="003120AD" w:rsidP="00C35DE2">
      <w:pPr>
        <w:pStyle w:val="ListParagraph"/>
        <w:numPr>
          <w:ilvl w:val="1"/>
          <w:numId w:val="43"/>
        </w:numPr>
        <w:rPr>
          <w:rFonts w:ascii="Times New Roman" w:hAnsi="Times New Roman" w:cs="Times New Roman"/>
        </w:rPr>
      </w:pPr>
      <w:r w:rsidRPr="00A10F37">
        <w:rPr>
          <w:rFonts w:ascii="Times New Roman" w:hAnsi="Times New Roman" w:cs="Times New Roman"/>
        </w:rPr>
        <w:t>Pursuing and administering</w:t>
      </w:r>
      <w:r w:rsidR="00C35DE2" w:rsidRPr="00A10F37">
        <w:rPr>
          <w:rFonts w:ascii="Times New Roman" w:hAnsi="Times New Roman" w:cs="Times New Roman"/>
        </w:rPr>
        <w:t xml:space="preserve"> the Lido Alliance Program.</w:t>
      </w:r>
    </w:p>
    <w:p w14:paraId="09FAC90C" w14:textId="099E605A" w:rsidR="00261E07" w:rsidRPr="00A10F37" w:rsidRDefault="00B84313" w:rsidP="00C35DE2">
      <w:pPr>
        <w:pStyle w:val="ListParagraph"/>
        <w:numPr>
          <w:ilvl w:val="1"/>
          <w:numId w:val="43"/>
        </w:numPr>
        <w:rPr>
          <w:rFonts w:ascii="Times New Roman" w:hAnsi="Times New Roman" w:cs="Times New Roman"/>
        </w:rPr>
      </w:pPr>
      <w:r w:rsidRPr="00A10F37">
        <w:rPr>
          <w:rFonts w:ascii="Times New Roman" w:hAnsi="Times New Roman" w:cs="Times New Roman"/>
        </w:rPr>
        <w:t>I</w:t>
      </w:r>
      <w:r w:rsidR="00261E07" w:rsidRPr="00A10F37">
        <w:rPr>
          <w:rFonts w:ascii="Times New Roman" w:hAnsi="Times New Roman" w:cs="Times New Roman"/>
        </w:rPr>
        <w:t>dentifying, negotiating and entering into agreements with</w:t>
      </w:r>
      <w:r w:rsidR="00811FA0" w:rsidRPr="00A10F37">
        <w:rPr>
          <w:rFonts w:ascii="Times New Roman" w:hAnsi="Times New Roman" w:cs="Times New Roman"/>
        </w:rPr>
        <w:t xml:space="preserve"> prospective Lido Allies</w:t>
      </w:r>
      <w:r w:rsidR="00261E07" w:rsidRPr="00A10F37">
        <w:rPr>
          <w:rFonts w:ascii="Times New Roman" w:hAnsi="Times New Roman" w:cs="Times New Roman"/>
        </w:rPr>
        <w:t xml:space="preserve">, and supporting or coordinating the support of </w:t>
      </w:r>
      <w:r w:rsidR="00811FA0" w:rsidRPr="00A10F37">
        <w:rPr>
          <w:rFonts w:ascii="Times New Roman" w:hAnsi="Times New Roman" w:cs="Times New Roman"/>
        </w:rPr>
        <w:t>duly approved Lido Allies, including, without limitation, by the BORG entering into or facilitating the Lido Allies entering into legal agreements with other individuals or entities belonging to the Community.</w:t>
      </w:r>
    </w:p>
    <w:p w14:paraId="1D437690" w14:textId="76C61485" w:rsidR="00CF69F4" w:rsidRPr="00A10F37" w:rsidRDefault="00D40A67" w:rsidP="00C35DE2">
      <w:pPr>
        <w:pStyle w:val="ListParagraph"/>
        <w:numPr>
          <w:ilvl w:val="1"/>
          <w:numId w:val="43"/>
        </w:numPr>
        <w:rPr>
          <w:rFonts w:ascii="Times New Roman" w:hAnsi="Times New Roman" w:cs="Times New Roman"/>
        </w:rPr>
      </w:pPr>
      <w:r w:rsidRPr="00A10F37">
        <w:rPr>
          <w:rFonts w:ascii="Times New Roman" w:hAnsi="Times New Roman" w:cs="Times New Roman"/>
        </w:rPr>
        <w:t>Using commercially reasonable best efforts to provide that a</w:t>
      </w:r>
      <w:r w:rsidR="00811FA0" w:rsidRPr="00A10F37">
        <w:rPr>
          <w:rFonts w:ascii="Times New Roman" w:hAnsi="Times New Roman" w:cs="Times New Roman"/>
        </w:rPr>
        <w:t>ny legal agreements entered into with or involving Lido Allies in connection with the Lido Alliance Program shall be consistent with the terms and conditions of the Lido Alliance Program and these Bylaws</w:t>
      </w:r>
      <w:r w:rsidR="00693C95" w:rsidRPr="00A10F37">
        <w:rPr>
          <w:rFonts w:ascii="Times New Roman" w:hAnsi="Times New Roman" w:cs="Times New Roman"/>
        </w:rPr>
        <w:t xml:space="preserve"> and shall be performed in good faith by the parties thereto, including the BORG</w:t>
      </w:r>
      <w:r w:rsidR="00811FA0" w:rsidRPr="00A10F37">
        <w:rPr>
          <w:rFonts w:ascii="Times New Roman" w:hAnsi="Times New Roman" w:cs="Times New Roman"/>
        </w:rPr>
        <w:t xml:space="preserve">. </w:t>
      </w:r>
    </w:p>
    <w:p w14:paraId="7121B115" w14:textId="3B0F1BD5" w:rsidR="00710DAD" w:rsidRPr="00A10F37" w:rsidRDefault="00710DAD" w:rsidP="00D162BB">
      <w:pPr>
        <w:spacing w:before="120" w:after="120"/>
        <w:jc w:val="both"/>
        <w:rPr>
          <w:rFonts w:ascii="Times New Roman" w:hAnsi="Times New Roman" w:cs="Times New Roman"/>
        </w:rPr>
      </w:pPr>
    </w:p>
    <w:p w14:paraId="34587359" w14:textId="4784FAFE" w:rsidR="00103878" w:rsidRPr="00A10F37" w:rsidRDefault="00103878" w:rsidP="00D162BB">
      <w:pPr>
        <w:spacing w:before="120" w:after="120"/>
        <w:jc w:val="both"/>
        <w:rPr>
          <w:rFonts w:ascii="Times New Roman" w:hAnsi="Times New Roman" w:cs="Times New Roman"/>
        </w:rPr>
      </w:pPr>
    </w:p>
    <w:p w14:paraId="1D5DD16F" w14:textId="77777777" w:rsidR="00D93F93" w:rsidRPr="00A10F37" w:rsidRDefault="00D93F93" w:rsidP="00D162BB">
      <w:pPr>
        <w:spacing w:before="120" w:after="120"/>
        <w:jc w:val="both"/>
        <w:rPr>
          <w:rFonts w:ascii="Times New Roman" w:hAnsi="Times New Roman" w:cs="Times New Roman"/>
        </w:rPr>
        <w:sectPr w:rsidR="00D93F93" w:rsidRPr="00A10F37">
          <w:pgSz w:w="12240" w:h="15840"/>
          <w:pgMar w:top="1440" w:right="1440" w:bottom="1440" w:left="1440" w:header="720" w:footer="720" w:gutter="0"/>
          <w:cols w:space="720"/>
          <w:docGrid w:linePitch="360"/>
        </w:sectPr>
      </w:pPr>
    </w:p>
    <w:p w14:paraId="7DD768F1" w14:textId="77777777" w:rsidR="00DD76D6" w:rsidRPr="00A10F37" w:rsidRDefault="00DD76D6" w:rsidP="00521D9D">
      <w:pPr>
        <w:jc w:val="center"/>
        <w:rPr>
          <w:rFonts w:ascii="Times New Roman" w:hAnsi="Times New Roman" w:cs="Times New Roman"/>
        </w:rPr>
      </w:pPr>
      <w:r w:rsidRPr="00A10F37">
        <w:rPr>
          <w:rFonts w:ascii="Times New Roman" w:hAnsi="Times New Roman" w:cs="Times New Roman"/>
        </w:rPr>
        <w:lastRenderedPageBreak/>
        <w:t>BYLAWS</w:t>
      </w:r>
    </w:p>
    <w:p w14:paraId="4BE1F02C" w14:textId="141AB7F4" w:rsidR="00DD76D6" w:rsidRPr="00A10F37" w:rsidRDefault="00DD76D6" w:rsidP="00521D9D">
      <w:pPr>
        <w:jc w:val="center"/>
        <w:rPr>
          <w:rFonts w:ascii="Times New Roman" w:hAnsi="Times New Roman" w:cs="Times New Roman"/>
          <w:u w:val="single"/>
        </w:rPr>
      </w:pPr>
      <w:r w:rsidRPr="00A10F37">
        <w:rPr>
          <w:rFonts w:ascii="Times New Roman" w:hAnsi="Times New Roman" w:cs="Times New Roman"/>
          <w:u w:val="single"/>
        </w:rPr>
        <w:t xml:space="preserve">Schedule </w:t>
      </w:r>
      <w:r w:rsidR="00FA4A2B" w:rsidRPr="00A10F37">
        <w:rPr>
          <w:rFonts w:ascii="Times New Roman" w:hAnsi="Times New Roman" w:cs="Times New Roman"/>
          <w:u w:val="single"/>
        </w:rPr>
        <w:fldChar w:fldCharType="begin"/>
      </w:r>
      <w:r w:rsidR="00FA4A2B" w:rsidRPr="00A10F37">
        <w:rPr>
          <w:rFonts w:ascii="Times New Roman" w:hAnsi="Times New Roman" w:cs="Times New Roman"/>
          <w:u w:val="single"/>
        </w:rPr>
        <w:instrText xml:space="preserve"> REF _Ref170082788 \w \h </w:instrText>
      </w:r>
      <w:r w:rsidR="00FA4A2B" w:rsidRPr="00A10F37">
        <w:rPr>
          <w:rFonts w:ascii="Times New Roman" w:hAnsi="Times New Roman" w:cs="Times New Roman"/>
          <w:u w:val="single"/>
        </w:rPr>
      </w:r>
      <w:r w:rsidR="00FA4A2B" w:rsidRPr="00A10F37">
        <w:rPr>
          <w:rFonts w:ascii="Times New Roman" w:hAnsi="Times New Roman" w:cs="Times New Roman"/>
          <w:u w:val="single"/>
        </w:rPr>
        <w:fldChar w:fldCharType="separate"/>
      </w:r>
      <w:r w:rsidR="00A01070">
        <w:rPr>
          <w:rFonts w:ascii="Times New Roman" w:hAnsi="Times New Roman" w:cs="Times New Roman"/>
          <w:u w:val="single"/>
        </w:rPr>
        <w:t>3.6.3</w:t>
      </w:r>
      <w:r w:rsidR="00FA4A2B" w:rsidRPr="00A10F37">
        <w:rPr>
          <w:rFonts w:ascii="Times New Roman" w:hAnsi="Times New Roman" w:cs="Times New Roman"/>
          <w:u w:val="single"/>
        </w:rPr>
        <w:fldChar w:fldCharType="end"/>
      </w:r>
    </w:p>
    <w:p w14:paraId="35C793E3" w14:textId="76A18DB6" w:rsidR="00DD76D6" w:rsidRPr="00A10F37" w:rsidRDefault="00163DFF" w:rsidP="00521D9D">
      <w:pPr>
        <w:jc w:val="center"/>
        <w:rPr>
          <w:rFonts w:ascii="Times New Roman" w:hAnsi="Times New Roman" w:cs="Times New Roman"/>
          <w:u w:val="single"/>
        </w:rPr>
      </w:pPr>
      <w:r w:rsidRPr="00A10F37">
        <w:rPr>
          <w:rFonts w:ascii="Times New Roman" w:hAnsi="Times New Roman" w:cs="Times New Roman"/>
          <w:noProof/>
        </w:rPr>
        <w:t>Alliance</w:t>
      </w:r>
      <w:r w:rsidR="00DD76D6" w:rsidRPr="00A10F37">
        <w:rPr>
          <w:rFonts w:ascii="Times New Roman" w:hAnsi="Times New Roman" w:cs="Times New Roman"/>
        </w:rPr>
        <w:t xml:space="preserve"> Multisigs</w:t>
      </w:r>
    </w:p>
    <w:p w14:paraId="44814561" w14:textId="77777777" w:rsidR="00DD76D6" w:rsidRPr="00A10F37" w:rsidRDefault="00DD76D6" w:rsidP="00D162BB">
      <w:pPr>
        <w:jc w:val="both"/>
        <w:rPr>
          <w:rFonts w:ascii="Times New Roman" w:hAnsi="Times New Roman" w:cs="Times New Roman"/>
        </w:rPr>
      </w:pPr>
      <w:r w:rsidRPr="00A10F37">
        <w:rPr>
          <w:rFonts w:ascii="Times New Roman" w:hAnsi="Times New Roman" w:cs="Times New Roman"/>
        </w:rPr>
        <w:t>[TBD]</w:t>
      </w:r>
    </w:p>
    <w:p w14:paraId="0ABD013E" w14:textId="77777777" w:rsidR="00A752FC" w:rsidRPr="00A10F37" w:rsidRDefault="00A752FC" w:rsidP="00D162BB">
      <w:pPr>
        <w:jc w:val="both"/>
        <w:rPr>
          <w:rFonts w:ascii="Times New Roman" w:hAnsi="Times New Roman" w:cs="Times New Roman"/>
        </w:rPr>
      </w:pPr>
    </w:p>
    <w:p w14:paraId="76FFCA1A" w14:textId="4DF937B0" w:rsidR="00A752FC" w:rsidRPr="00A10F37" w:rsidRDefault="00A752FC" w:rsidP="00D162BB">
      <w:pPr>
        <w:jc w:val="both"/>
        <w:rPr>
          <w:rFonts w:ascii="Times New Roman" w:hAnsi="Times New Roman" w:cs="Times New Roman"/>
        </w:rPr>
        <w:sectPr w:rsidR="00A752FC" w:rsidRPr="00A10F37">
          <w:pgSz w:w="12240" w:h="15840"/>
          <w:pgMar w:top="1440" w:right="1440" w:bottom="1440" w:left="1440" w:header="720" w:footer="720" w:gutter="0"/>
          <w:cols w:space="720"/>
          <w:docGrid w:linePitch="360"/>
        </w:sectPr>
      </w:pPr>
    </w:p>
    <w:p w14:paraId="2E4F72E1" w14:textId="77777777" w:rsidR="00DD76D6" w:rsidRPr="00A10F37" w:rsidRDefault="00DD76D6" w:rsidP="00D162BB">
      <w:pPr>
        <w:jc w:val="both"/>
        <w:rPr>
          <w:rFonts w:ascii="Times New Roman" w:hAnsi="Times New Roman" w:cs="Times New Roman"/>
        </w:rPr>
      </w:pPr>
    </w:p>
    <w:p w14:paraId="72346EEC" w14:textId="5B0F2097" w:rsidR="00923304" w:rsidRPr="00A10F37" w:rsidRDefault="00923304" w:rsidP="00107532">
      <w:pPr>
        <w:jc w:val="center"/>
        <w:rPr>
          <w:rFonts w:ascii="Times New Roman" w:hAnsi="Times New Roman" w:cs="Times New Roman"/>
          <w:b/>
          <w:bCs/>
        </w:rPr>
      </w:pPr>
      <w:r w:rsidRPr="00A10F37">
        <w:rPr>
          <w:rFonts w:ascii="Times New Roman" w:hAnsi="Times New Roman" w:cs="Times New Roman"/>
          <w:b/>
          <w:bCs/>
        </w:rPr>
        <w:t>Exhibit A</w:t>
      </w:r>
    </w:p>
    <w:p w14:paraId="6090378A" w14:textId="77777777" w:rsidR="00923304" w:rsidRPr="00A10F37" w:rsidRDefault="00923304" w:rsidP="00107532">
      <w:pPr>
        <w:jc w:val="center"/>
        <w:rPr>
          <w:rFonts w:ascii="Times New Roman" w:hAnsi="Times New Roman" w:cs="Times New Roman"/>
          <w:b/>
          <w:bCs/>
        </w:rPr>
      </w:pPr>
      <w:r w:rsidRPr="00A10F37">
        <w:rPr>
          <w:rFonts w:ascii="Times New Roman" w:hAnsi="Times New Roman" w:cs="Times New Roman"/>
          <w:b/>
          <w:bCs/>
        </w:rPr>
        <w:t>Certain Defined Terms</w:t>
      </w:r>
    </w:p>
    <w:p w14:paraId="17AF80E0" w14:textId="52593DE9"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Adverse Event</w:t>
      </w:r>
      <w:r w:rsidRPr="00A10F37">
        <w:rPr>
          <w:rFonts w:ascii="Times New Roman" w:hAnsi="Times New Roman" w:cs="Times New Roman"/>
        </w:rPr>
        <w:t>” means (</w:t>
      </w:r>
      <w:r w:rsidR="00911310" w:rsidRPr="00A10F37">
        <w:rPr>
          <w:rFonts w:ascii="Times New Roman" w:hAnsi="Times New Roman" w:cs="Times New Roman"/>
        </w:rPr>
        <w:t>a</w:t>
      </w:r>
      <w:r w:rsidRPr="00A10F37">
        <w:rPr>
          <w:rFonts w:ascii="Times New Roman" w:hAnsi="Times New Roman" w:cs="Times New Roman"/>
        </w:rPr>
        <w:t>) any fraud or violation of</w:t>
      </w:r>
      <w:r w:rsidR="00C71B33" w:rsidRPr="00A10F37">
        <w:rPr>
          <w:rFonts w:ascii="Times New Roman" w:hAnsi="Times New Roman" w:cs="Times New Roman"/>
        </w:rPr>
        <w:t xml:space="preserve"> applicable Legal Requirements</w:t>
      </w:r>
      <w:r w:rsidRPr="00A10F37">
        <w:rPr>
          <w:rFonts w:ascii="Times New Roman" w:hAnsi="Times New Roman" w:cs="Times New Roman"/>
        </w:rPr>
        <w:t xml:space="preserve"> committed by or on behalf of the BORG, or by or on behalf of BORG Personnel in connection with the BORG’s activities; (</w:t>
      </w:r>
      <w:r w:rsidR="00911310" w:rsidRPr="00A10F37">
        <w:rPr>
          <w:rFonts w:ascii="Times New Roman" w:hAnsi="Times New Roman" w:cs="Times New Roman"/>
        </w:rPr>
        <w:t>b</w:t>
      </w:r>
      <w:r w:rsidRPr="00A10F37">
        <w:rPr>
          <w:rFonts w:ascii="Times New Roman" w:hAnsi="Times New Roman" w:cs="Times New Roman"/>
        </w:rPr>
        <w:t>) any knowing and intentional material breach of any material term of the Governance Agreements by the BORG or any BORG Personnel that could reasonably be expected to materially adversely impact the BORG or the Community (or any part of the Community);</w:t>
      </w:r>
      <w:r w:rsidR="00524763" w:rsidRPr="00A10F37">
        <w:rPr>
          <w:rFonts w:ascii="Times New Roman" w:hAnsi="Times New Roman" w:cs="Times New Roman"/>
        </w:rPr>
        <w:t xml:space="preserve"> </w:t>
      </w:r>
      <w:r w:rsidRPr="00A10F37">
        <w:rPr>
          <w:rFonts w:ascii="Times New Roman" w:hAnsi="Times New Roman" w:cs="Times New Roman"/>
        </w:rPr>
        <w:t>(</w:t>
      </w:r>
      <w:r w:rsidR="00911310" w:rsidRPr="00A10F37">
        <w:rPr>
          <w:rFonts w:ascii="Times New Roman" w:hAnsi="Times New Roman" w:cs="Times New Roman"/>
        </w:rPr>
        <w:t>c</w:t>
      </w:r>
      <w:r w:rsidRPr="00A10F37">
        <w:rPr>
          <w:rFonts w:ascii="Times New Roman" w:hAnsi="Times New Roman" w:cs="Times New Roman"/>
        </w:rPr>
        <w:t>) the commission of a felony or any crime of moral turpitude by any BORG Personnel (whether or not in connection with the BORG or the Community); (</w:t>
      </w:r>
      <w:r w:rsidR="00911310" w:rsidRPr="00A10F37">
        <w:rPr>
          <w:rFonts w:ascii="Times New Roman" w:hAnsi="Times New Roman" w:cs="Times New Roman"/>
        </w:rPr>
        <w:t>d</w:t>
      </w:r>
      <w:r w:rsidRPr="00A10F37">
        <w:rPr>
          <w:rFonts w:ascii="Times New Roman" w:hAnsi="Times New Roman" w:cs="Times New Roman"/>
        </w:rPr>
        <w:t>)</w:t>
      </w:r>
      <w:r w:rsidR="008F76A7" w:rsidRPr="00A10F37">
        <w:rPr>
          <w:rFonts w:ascii="Times New Roman" w:hAnsi="Times New Roman" w:cs="Times New Roman"/>
        </w:rPr>
        <w:t xml:space="preserve"> </w:t>
      </w:r>
      <w:r w:rsidRPr="00A10F37">
        <w:rPr>
          <w:rFonts w:ascii="Times New Roman" w:hAnsi="Times New Roman" w:cs="Times New Roman"/>
        </w:rPr>
        <w:t>any material legal proceedings by or against the BORG or BORG Personnel in their capacities as such</w:t>
      </w:r>
      <w:r w:rsidR="0067447C" w:rsidRPr="00A10F37">
        <w:rPr>
          <w:rFonts w:ascii="Times New Roman" w:hAnsi="Times New Roman" w:cs="Times New Roman"/>
        </w:rPr>
        <w:t>; or (</w:t>
      </w:r>
      <w:r w:rsidR="00911310" w:rsidRPr="00A10F37">
        <w:rPr>
          <w:rFonts w:ascii="Times New Roman" w:hAnsi="Times New Roman" w:cs="Times New Roman"/>
        </w:rPr>
        <w:t>e</w:t>
      </w:r>
      <w:r w:rsidR="0067447C" w:rsidRPr="00A10F37">
        <w:rPr>
          <w:rFonts w:ascii="Times New Roman" w:hAnsi="Times New Roman" w:cs="Times New Roman"/>
        </w:rPr>
        <w:t>) any sustained Deadlock</w:t>
      </w:r>
      <w:r w:rsidR="003F74AF" w:rsidRPr="00A10F37">
        <w:rPr>
          <w:rFonts w:ascii="Times New Roman" w:hAnsi="Times New Roman" w:cs="Times New Roman"/>
        </w:rPr>
        <w:t xml:space="preserve"> that </w:t>
      </w:r>
      <w:r w:rsidR="00680C21" w:rsidRPr="00A10F37">
        <w:rPr>
          <w:rFonts w:ascii="Times New Roman" w:hAnsi="Times New Roman" w:cs="Times New Roman"/>
        </w:rPr>
        <w:t>(</w:t>
      </w:r>
      <w:r w:rsidR="00911310" w:rsidRPr="00A10F37">
        <w:rPr>
          <w:rFonts w:ascii="Times New Roman" w:hAnsi="Times New Roman" w:cs="Times New Roman"/>
        </w:rPr>
        <w:t>i</w:t>
      </w:r>
      <w:r w:rsidR="00680C21" w:rsidRPr="00A10F37">
        <w:rPr>
          <w:rFonts w:ascii="Times New Roman" w:hAnsi="Times New Roman" w:cs="Times New Roman"/>
        </w:rPr>
        <w:t xml:space="preserve">) </w:t>
      </w:r>
      <w:r w:rsidR="003F74AF" w:rsidRPr="00A10F37">
        <w:rPr>
          <w:rFonts w:ascii="Times New Roman" w:hAnsi="Times New Roman" w:cs="Times New Roman"/>
        </w:rPr>
        <w:t>could reasonably be expected to impair the functioning or effectiveness of the BORG or its</w:t>
      </w:r>
      <w:r w:rsidR="00C620D0" w:rsidRPr="00A10F37">
        <w:rPr>
          <w:rFonts w:ascii="Times New Roman" w:hAnsi="Times New Roman" w:cs="Times New Roman"/>
        </w:rPr>
        <w:t xml:space="preserve"> pursuit of and</w:t>
      </w:r>
      <w:r w:rsidR="003F74AF" w:rsidRPr="00A10F37">
        <w:rPr>
          <w:rFonts w:ascii="Times New Roman" w:hAnsi="Times New Roman" w:cs="Times New Roman"/>
        </w:rPr>
        <w:t xml:space="preserve"> adherence to the Purposes</w:t>
      </w:r>
      <w:r w:rsidR="00EB4C36" w:rsidRPr="00A10F37">
        <w:rPr>
          <w:rFonts w:ascii="Times New Roman" w:hAnsi="Times New Roman" w:cs="Times New Roman"/>
        </w:rPr>
        <w:t xml:space="preserve"> and</w:t>
      </w:r>
      <w:r w:rsidR="00680C21" w:rsidRPr="00A10F37">
        <w:rPr>
          <w:rFonts w:ascii="Times New Roman" w:hAnsi="Times New Roman" w:cs="Times New Roman"/>
        </w:rPr>
        <w:t xml:space="preserve"> (</w:t>
      </w:r>
      <w:r w:rsidR="00911310" w:rsidRPr="00A10F37">
        <w:rPr>
          <w:rFonts w:ascii="Times New Roman" w:hAnsi="Times New Roman" w:cs="Times New Roman"/>
        </w:rPr>
        <w:t>ii</w:t>
      </w:r>
      <w:r w:rsidR="00680C21" w:rsidRPr="00A10F37">
        <w:rPr>
          <w:rFonts w:ascii="Times New Roman" w:hAnsi="Times New Roman" w:cs="Times New Roman"/>
        </w:rPr>
        <w:t>) would</w:t>
      </w:r>
      <w:r w:rsidR="00EB4C36" w:rsidRPr="00A10F37">
        <w:rPr>
          <w:rFonts w:ascii="Times New Roman" w:hAnsi="Times New Roman" w:cs="Times New Roman"/>
        </w:rPr>
        <w:t xml:space="preserve"> not reasonably expected to be promptly submitted by any BORG Personnel for binding resolution by the Community Module</w:t>
      </w:r>
      <w:r w:rsidR="00542196" w:rsidRPr="00A10F37">
        <w:rPr>
          <w:rFonts w:ascii="Times New Roman" w:hAnsi="Times New Roman" w:cs="Times New Roman"/>
        </w:rPr>
        <w:t xml:space="preserve"> (or which has been so submitted, but the relevant Community Module Approval has not been and would not reasonably be expected to be promptly implemented by the BORG Personnel)</w:t>
      </w:r>
      <w:r w:rsidR="001E3535" w:rsidRPr="00A10F37">
        <w:rPr>
          <w:rFonts w:ascii="Times New Roman" w:hAnsi="Times New Roman" w:cs="Times New Roman"/>
        </w:rPr>
        <w:t>.</w:t>
      </w:r>
    </w:p>
    <w:p w14:paraId="42EFDFC0"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Blockchain</w:t>
      </w:r>
      <w:r w:rsidRPr="00A10F37">
        <w:rPr>
          <w:rFonts w:ascii="Times New Roman" w:hAnsi="Times New Roman" w:cs="Times New Roman"/>
        </w:rPr>
        <w:t>” means a distributed data structure consisting of hashlinked sets (‘blocks’) of transactions that is directly or indirectly produced, maintained and/or secured by the automated consensus of a network of independent nodes operating a byzantine-fault-tolerant protocol.</w:t>
      </w:r>
    </w:p>
    <w:p w14:paraId="0767A271"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Blockchain System</w:t>
      </w:r>
      <w:r w:rsidRPr="00A10F37">
        <w:rPr>
          <w:rFonts w:ascii="Times New Roman" w:hAnsi="Times New Roman" w:cs="Times New Roman"/>
        </w:rPr>
        <w:t xml:space="preserve">” means the combination of: </w:t>
      </w:r>
    </w:p>
    <w:p w14:paraId="2DCF8CCA" w14:textId="599B95E6" w:rsidR="00923304" w:rsidRPr="00A10F37" w:rsidRDefault="00923304" w:rsidP="003477B4">
      <w:pPr>
        <w:pStyle w:val="ListParagraph"/>
        <w:numPr>
          <w:ilvl w:val="4"/>
          <w:numId w:val="28"/>
        </w:numPr>
        <w:spacing w:before="120" w:after="120" w:line="240" w:lineRule="auto"/>
        <w:ind w:left="990" w:hanging="360"/>
        <w:contextualSpacing w:val="0"/>
        <w:jc w:val="both"/>
        <w:rPr>
          <w:rFonts w:ascii="Times New Roman" w:hAnsi="Times New Roman" w:cs="Times New Roman"/>
        </w:rPr>
      </w:pPr>
      <w:r w:rsidRPr="00A10F37">
        <w:rPr>
          <w:rFonts w:ascii="Times New Roman" w:hAnsi="Times New Roman" w:cs="Times New Roman"/>
        </w:rPr>
        <w:t xml:space="preserve">a Blockchain; and </w:t>
      </w:r>
    </w:p>
    <w:p w14:paraId="0E58DCA8" w14:textId="08C76A8F" w:rsidR="00923304" w:rsidRPr="00A10F37" w:rsidRDefault="00923304" w:rsidP="003477B4">
      <w:pPr>
        <w:pStyle w:val="ListParagraph"/>
        <w:numPr>
          <w:ilvl w:val="4"/>
          <w:numId w:val="28"/>
        </w:numPr>
        <w:spacing w:before="120" w:after="120" w:line="240" w:lineRule="auto"/>
        <w:ind w:left="990" w:hanging="360"/>
        <w:contextualSpacing w:val="0"/>
        <w:jc w:val="both"/>
        <w:rPr>
          <w:rFonts w:ascii="Times New Roman" w:hAnsi="Times New Roman" w:cs="Times New Roman"/>
        </w:rPr>
      </w:pPr>
      <w:r w:rsidRPr="00A10F37">
        <w:rPr>
          <w:rFonts w:ascii="Times New Roman" w:hAnsi="Times New Roman" w:cs="Times New Roman"/>
        </w:rPr>
        <w:t>a network of one or more devices operating software clients or software applications that jointly or individually store, validate, process transactions with respect to, update, resolve forks with respect to or otherwise maintain, validate, read from, store data with respect to, create public proofs with respect to, or write to such Blockchain.</w:t>
      </w:r>
    </w:p>
    <w:p w14:paraId="0215C026"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Blockchain Tokens</w:t>
      </w:r>
      <w:r w:rsidRPr="00A10F37">
        <w:rPr>
          <w:rFonts w:ascii="Times New Roman" w:hAnsi="Times New Roman" w:cs="Times New Roman"/>
        </w:rPr>
        <w:t>” means any virtual currency, token, or other unit of account or medium of exchange that is implemented exclusively or primarily on a Blockchain System, regardless of whether transferable, non-transferable, fungible or non-fungible.</w:t>
      </w:r>
    </w:p>
    <w:p w14:paraId="04DD5DD0" w14:textId="58CA408F" w:rsidR="00C70C2D" w:rsidRPr="00A10F37" w:rsidRDefault="00C70C2D" w:rsidP="00D162BB">
      <w:pPr>
        <w:jc w:val="both"/>
        <w:rPr>
          <w:rFonts w:ascii="Times New Roman" w:hAnsi="Times New Roman" w:cs="Times New Roman"/>
        </w:rPr>
      </w:pPr>
      <w:r w:rsidRPr="00A10F37">
        <w:rPr>
          <w:rFonts w:ascii="Times New Roman" w:hAnsi="Times New Roman" w:cs="Times New Roman"/>
        </w:rPr>
        <w:t xml:space="preserve"> </w:t>
      </w:r>
      <w:r w:rsidR="0004136E" w:rsidRPr="00A10F37">
        <w:rPr>
          <w:rFonts w:ascii="Times New Roman" w:hAnsi="Times New Roman" w:cs="Times New Roman"/>
        </w:rPr>
        <w:t>“</w:t>
      </w:r>
      <w:r w:rsidR="0004136E" w:rsidRPr="00A10F37">
        <w:rPr>
          <w:rFonts w:ascii="Times New Roman" w:hAnsi="Times New Roman" w:cs="Times New Roman"/>
          <w:b/>
          <w:bCs/>
          <w:i/>
          <w:iCs/>
        </w:rPr>
        <w:t>BORG Personnel</w:t>
      </w:r>
      <w:r w:rsidR="0004136E" w:rsidRPr="00A10F37">
        <w:rPr>
          <w:rFonts w:ascii="Times New Roman" w:hAnsi="Times New Roman" w:cs="Times New Roman"/>
        </w:rPr>
        <w:t xml:space="preserve">” has the meaning given to it in </w:t>
      </w:r>
      <w:r w:rsidR="0004136E" w:rsidRPr="00A10F37">
        <w:rPr>
          <w:rFonts w:ascii="Times New Roman" w:hAnsi="Times New Roman" w:cs="Times New Roman"/>
          <w:u w:val="single"/>
        </w:rPr>
        <w:t xml:space="preserve">Article </w:t>
      </w:r>
      <w:r w:rsidR="0004136E" w:rsidRPr="00A10F37">
        <w:rPr>
          <w:rFonts w:ascii="Times New Roman" w:hAnsi="Times New Roman" w:cs="Times New Roman"/>
          <w:u w:val="single"/>
        </w:rPr>
        <w:fldChar w:fldCharType="begin"/>
      </w:r>
      <w:r w:rsidR="0004136E" w:rsidRPr="00A10F37">
        <w:rPr>
          <w:rFonts w:ascii="Times New Roman" w:hAnsi="Times New Roman" w:cs="Times New Roman"/>
          <w:u w:val="single"/>
        </w:rPr>
        <w:instrText xml:space="preserve"> REF _Ref173486586 \w \h  \* MERGEFORMAT </w:instrText>
      </w:r>
      <w:r w:rsidR="0004136E" w:rsidRPr="00A10F37">
        <w:rPr>
          <w:rFonts w:ascii="Times New Roman" w:hAnsi="Times New Roman" w:cs="Times New Roman"/>
          <w:u w:val="single"/>
        </w:rPr>
      </w:r>
      <w:r w:rsidR="0004136E" w:rsidRPr="00A10F37">
        <w:rPr>
          <w:rFonts w:ascii="Times New Roman" w:hAnsi="Times New Roman" w:cs="Times New Roman"/>
          <w:u w:val="single"/>
        </w:rPr>
        <w:fldChar w:fldCharType="separate"/>
      </w:r>
      <w:r w:rsidR="00A01070">
        <w:rPr>
          <w:rFonts w:ascii="Times New Roman" w:hAnsi="Times New Roman" w:cs="Times New Roman"/>
          <w:u w:val="single"/>
        </w:rPr>
        <w:t>2</w:t>
      </w:r>
      <w:r w:rsidR="0004136E" w:rsidRPr="00A10F37">
        <w:rPr>
          <w:rFonts w:ascii="Times New Roman" w:hAnsi="Times New Roman" w:cs="Times New Roman"/>
          <w:u w:val="single"/>
        </w:rPr>
        <w:fldChar w:fldCharType="end"/>
      </w:r>
      <w:r w:rsidR="0004136E" w:rsidRPr="00A10F37">
        <w:rPr>
          <w:rFonts w:ascii="Times New Roman" w:hAnsi="Times New Roman" w:cs="Times New Roman"/>
        </w:rPr>
        <w:t>.</w:t>
      </w:r>
      <w:r w:rsidRPr="00A10F37">
        <w:rPr>
          <w:rFonts w:ascii="Times New Roman" w:hAnsi="Times New Roman" w:cs="Times New Roman"/>
        </w:rPr>
        <w:t xml:space="preserve"> </w:t>
      </w:r>
    </w:p>
    <w:p w14:paraId="1C89D8FD"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Community Autonomous Systems</w:t>
      </w:r>
      <w:r w:rsidRPr="00A10F37">
        <w:rPr>
          <w:rFonts w:ascii="Times New Roman" w:hAnsi="Times New Roman" w:cs="Times New Roman"/>
        </w:rPr>
        <w:t xml:space="preserve">” </w:t>
      </w:r>
    </w:p>
    <w:p w14:paraId="23086357" w14:textId="339046D2" w:rsidR="00A83C8A" w:rsidRPr="00A10F37" w:rsidRDefault="00923304" w:rsidP="006B31E8">
      <w:pPr>
        <w:pStyle w:val="ListParagraph"/>
        <w:numPr>
          <w:ilvl w:val="0"/>
          <w:numId w:val="21"/>
        </w:numPr>
        <w:jc w:val="both"/>
        <w:rPr>
          <w:rFonts w:ascii="Times New Roman" w:hAnsi="Times New Roman" w:cs="Times New Roman"/>
        </w:rPr>
      </w:pPr>
      <w:r w:rsidRPr="00A10F37">
        <w:rPr>
          <w:rFonts w:ascii="Times New Roman" w:hAnsi="Times New Roman" w:cs="Times New Roman"/>
        </w:rPr>
        <w:t xml:space="preserve">the </w:t>
      </w:r>
      <w:r w:rsidR="00920C26" w:rsidRPr="00A10F37">
        <w:rPr>
          <w:rFonts w:ascii="Times New Roman" w:hAnsi="Times New Roman" w:cs="Times New Roman"/>
        </w:rPr>
        <w:t>Community Smart Contract System</w:t>
      </w:r>
      <w:r w:rsidR="00141B7C" w:rsidRPr="00A10F37">
        <w:rPr>
          <w:rFonts w:ascii="Times New Roman" w:hAnsi="Times New Roman" w:cs="Times New Roman"/>
        </w:rPr>
        <w:t>s</w:t>
      </w:r>
      <w:r w:rsidR="006B31E8" w:rsidRPr="00A10F37">
        <w:rPr>
          <w:rFonts w:ascii="Times New Roman" w:hAnsi="Times New Roman" w:cs="Times New Roman"/>
        </w:rPr>
        <w:t>, including the Community Module;</w:t>
      </w:r>
    </w:p>
    <w:p w14:paraId="5F9DD0B8" w14:textId="448C6EDB" w:rsidR="00A83C8A" w:rsidRPr="00A10F37" w:rsidRDefault="00923304" w:rsidP="00D162BB">
      <w:pPr>
        <w:pStyle w:val="ListParagraph"/>
        <w:numPr>
          <w:ilvl w:val="0"/>
          <w:numId w:val="21"/>
        </w:numPr>
        <w:jc w:val="both"/>
        <w:rPr>
          <w:rFonts w:ascii="Times New Roman" w:hAnsi="Times New Roman" w:cs="Times New Roman"/>
        </w:rPr>
      </w:pPr>
      <w:r w:rsidRPr="00A10F37">
        <w:rPr>
          <w:rFonts w:ascii="Times New Roman" w:hAnsi="Times New Roman" w:cs="Times New Roman"/>
        </w:rPr>
        <w:t>if</w:t>
      </w:r>
      <w:r w:rsidR="006D393B" w:rsidRPr="00A10F37">
        <w:rPr>
          <w:rFonts w:ascii="Times New Roman" w:hAnsi="Times New Roman" w:cs="Times New Roman"/>
        </w:rPr>
        <w:t xml:space="preserve"> any</w:t>
      </w:r>
      <w:r w:rsidRPr="00A10F37">
        <w:rPr>
          <w:rFonts w:ascii="Times New Roman" w:hAnsi="Times New Roman" w:cs="Times New Roman"/>
        </w:rPr>
        <w:t xml:space="preserve"> </w:t>
      </w:r>
      <w:r w:rsidR="00920C26" w:rsidRPr="00A10F37">
        <w:rPr>
          <w:rFonts w:ascii="Times New Roman" w:hAnsi="Times New Roman" w:cs="Times New Roman"/>
        </w:rPr>
        <w:t>Community Smart Contract System</w:t>
      </w:r>
      <w:r w:rsidRPr="00A10F37">
        <w:rPr>
          <w:rFonts w:ascii="Times New Roman" w:hAnsi="Times New Roman" w:cs="Times New Roman"/>
        </w:rPr>
        <w:t xml:space="preserve"> depends for its security or operations on another Blockchain System or any Smart Contracts thereon, such Blockchain System and Smart Contracts</w:t>
      </w:r>
      <w:r w:rsidR="006B31E8" w:rsidRPr="00A10F37">
        <w:rPr>
          <w:rFonts w:ascii="Times New Roman" w:hAnsi="Times New Roman" w:cs="Times New Roman"/>
        </w:rPr>
        <w:t>, but only to the extent relating to the</w:t>
      </w:r>
      <w:r w:rsidR="006D393B" w:rsidRPr="00A10F37">
        <w:rPr>
          <w:rFonts w:ascii="Times New Roman" w:hAnsi="Times New Roman" w:cs="Times New Roman"/>
        </w:rPr>
        <w:t xml:space="preserve"> </w:t>
      </w:r>
      <w:r w:rsidR="00920C26" w:rsidRPr="00A10F37">
        <w:rPr>
          <w:rFonts w:ascii="Times New Roman" w:hAnsi="Times New Roman" w:cs="Times New Roman"/>
        </w:rPr>
        <w:t>Community Smart Contract System</w:t>
      </w:r>
      <w:r w:rsidR="006D393B" w:rsidRPr="00A10F37">
        <w:rPr>
          <w:rFonts w:ascii="Times New Roman" w:hAnsi="Times New Roman" w:cs="Times New Roman"/>
        </w:rPr>
        <w:t>s</w:t>
      </w:r>
      <w:r w:rsidRPr="00A10F37">
        <w:rPr>
          <w:rFonts w:ascii="Times New Roman" w:hAnsi="Times New Roman" w:cs="Times New Roman"/>
        </w:rPr>
        <w:t>; and</w:t>
      </w:r>
    </w:p>
    <w:p w14:paraId="52E44DEE" w14:textId="734AF95C" w:rsidR="00923304" w:rsidRPr="00A10F37" w:rsidRDefault="00923304" w:rsidP="00D162BB">
      <w:pPr>
        <w:pStyle w:val="ListParagraph"/>
        <w:numPr>
          <w:ilvl w:val="0"/>
          <w:numId w:val="21"/>
        </w:numPr>
        <w:jc w:val="both"/>
        <w:rPr>
          <w:rFonts w:ascii="Times New Roman" w:hAnsi="Times New Roman" w:cs="Times New Roman"/>
        </w:rPr>
      </w:pPr>
      <w:r w:rsidRPr="00A10F37">
        <w:rPr>
          <w:rFonts w:ascii="Times New Roman" w:hAnsi="Times New Roman" w:cs="Times New Roman"/>
        </w:rPr>
        <w:t>any testnets or other testing environments or systems primarily serving testing, prototyping, and similar functions for the systems described in the preceding clauses, such as are not reasonably expected to have independent competitive commercial value.</w:t>
      </w:r>
    </w:p>
    <w:p w14:paraId="4EF5F3EA" w14:textId="059F83D0" w:rsidR="004F4FFE" w:rsidRPr="00A10F37" w:rsidRDefault="004F4FFE" w:rsidP="00D162BB">
      <w:pPr>
        <w:jc w:val="both"/>
        <w:rPr>
          <w:rFonts w:ascii="Times New Roman" w:hAnsi="Times New Roman" w:cs="Times New Roman"/>
        </w:rPr>
      </w:pPr>
      <w:r w:rsidRPr="00A10F37">
        <w:rPr>
          <w:rFonts w:ascii="Times New Roman" w:hAnsi="Times New Roman" w:cs="Times New Roman"/>
        </w:rPr>
        <w:t>“</w:t>
      </w:r>
      <w:r w:rsidR="00920C26" w:rsidRPr="00A10F37">
        <w:rPr>
          <w:rFonts w:ascii="Times New Roman" w:hAnsi="Times New Roman" w:cs="Times New Roman"/>
          <w:b/>
          <w:bCs/>
          <w:i/>
          <w:iCs/>
        </w:rPr>
        <w:t>Community Smart Contract System</w:t>
      </w:r>
      <w:r w:rsidRPr="00A10F37">
        <w:rPr>
          <w:rFonts w:ascii="Times New Roman" w:hAnsi="Times New Roman" w:cs="Times New Roman"/>
          <w:b/>
          <w:bCs/>
          <w:i/>
          <w:iCs/>
        </w:rPr>
        <w:t xml:space="preserve">” </w:t>
      </w:r>
      <w:r w:rsidRPr="00A10F37">
        <w:rPr>
          <w:rFonts w:ascii="Times New Roman" w:hAnsi="Times New Roman" w:cs="Times New Roman"/>
        </w:rPr>
        <w:t xml:space="preserve">means </w:t>
      </w:r>
      <w:r w:rsidR="00205079" w:rsidRPr="00A10F37">
        <w:rPr>
          <w:rFonts w:ascii="Times New Roman" w:hAnsi="Times New Roman" w:cs="Times New Roman"/>
        </w:rPr>
        <w:t xml:space="preserve">the following </w:t>
      </w:r>
    </w:p>
    <w:p w14:paraId="4DCED104" w14:textId="64852F1C" w:rsidR="00F25AD0" w:rsidRPr="00A10F37" w:rsidRDefault="00F25AD0" w:rsidP="00F25AD0">
      <w:pPr>
        <w:pStyle w:val="ListParagraph"/>
        <w:numPr>
          <w:ilvl w:val="0"/>
          <w:numId w:val="44"/>
        </w:numPr>
        <w:jc w:val="both"/>
        <w:rPr>
          <w:rFonts w:ascii="Times New Roman" w:hAnsi="Times New Roman" w:cs="Times New Roman"/>
        </w:rPr>
      </w:pPr>
      <w:r w:rsidRPr="00A10F37">
        <w:rPr>
          <w:rFonts w:ascii="Times New Roman" w:hAnsi="Times New Roman" w:cs="Times New Roman"/>
        </w:rPr>
        <w:t xml:space="preserve">Smart Contracts on Ethereum: </w:t>
      </w:r>
    </w:p>
    <w:p w14:paraId="0C5AD048" w14:textId="565774FE"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Lido Locator: </w:t>
      </w:r>
      <w:r w:rsidR="00000000">
        <w:fldChar w:fldCharType="begin"/>
      </w:r>
      <w:r w:rsidR="00000000">
        <w:instrText>HYPERLINK "https://etherscan.io/address/0xC1d0b3DE6792Bf6b4b37EccdcC24e45978Cfd2Eb" \t "_blank"</w:instrText>
      </w:r>
      <w:ins w:id="49" w:author="Gabriel Shapiro" w:date="2024-08-20T06:54:00Z" w16du:dateUtc="2024-08-20T11:54:00Z"/>
      <w:r w:rsidR="00000000">
        <w:fldChar w:fldCharType="separate"/>
      </w:r>
      <w:r w:rsidRPr="00AD0E20">
        <w:rPr>
          <w:rStyle w:val="Hyperlink"/>
          <w:rFonts w:ascii="Times New Roman" w:hAnsi="Times New Roman" w:cs="Times New Roman"/>
        </w:rPr>
        <w:t>0xC1d0b3DE6792Bf6b4b37EccdcC24e45978Cfd2Eb</w:t>
      </w:r>
      <w:r w:rsidR="00000000">
        <w:rPr>
          <w:rStyle w:val="Hyperlink"/>
          <w:rFonts w:ascii="Times New Roman" w:hAnsi="Times New Roman" w:cs="Times New Roman"/>
        </w:rPr>
        <w:fldChar w:fldCharType="end"/>
      </w:r>
      <w:r w:rsidRPr="00AD0E20">
        <w:rPr>
          <w:rFonts w:ascii="Times New Roman" w:hAnsi="Times New Roman" w:cs="Times New Roman"/>
        </w:rPr>
        <w:t> (proxy)</w:t>
      </w:r>
    </w:p>
    <w:p w14:paraId="12F505FE" w14:textId="73665706"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lastRenderedPageBreak/>
        <w:t>Lido and stETH token: </w:t>
      </w:r>
      <w:r w:rsidR="00000000">
        <w:fldChar w:fldCharType="begin"/>
      </w:r>
      <w:r w:rsidR="00000000">
        <w:instrText>HYPERLINK "https://etherscan.io/address/0xae7ab96520DE3A18E5e111B5EaAb095312D7fE84" \t "_blank"</w:instrText>
      </w:r>
      <w:ins w:id="50" w:author="Gabriel Shapiro" w:date="2024-08-20T06:54:00Z" w16du:dateUtc="2024-08-20T11:54:00Z"/>
      <w:r w:rsidR="00000000">
        <w:fldChar w:fldCharType="separate"/>
      </w:r>
      <w:r w:rsidRPr="00AD0E20">
        <w:rPr>
          <w:rStyle w:val="Hyperlink"/>
          <w:rFonts w:ascii="Times New Roman" w:hAnsi="Times New Roman" w:cs="Times New Roman"/>
        </w:rPr>
        <w:t>0xae7ab96520DE3A18E5e111B5EaAb095312D7fE84</w:t>
      </w:r>
      <w:r w:rsidR="00000000">
        <w:rPr>
          <w:rStyle w:val="Hyperlink"/>
          <w:rFonts w:ascii="Times New Roman" w:hAnsi="Times New Roman" w:cs="Times New Roman"/>
        </w:rPr>
        <w:fldChar w:fldCharType="end"/>
      </w:r>
      <w:r w:rsidRPr="00AD0E20">
        <w:rPr>
          <w:rFonts w:ascii="Times New Roman" w:hAnsi="Times New Roman" w:cs="Times New Roman"/>
        </w:rPr>
        <w:t> (proxy)</w:t>
      </w:r>
    </w:p>
    <w:p w14:paraId="5CF39EB7" w14:textId="0E384883"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wstETH token: </w:t>
      </w:r>
      <w:r w:rsidR="00000000">
        <w:fldChar w:fldCharType="begin"/>
      </w:r>
      <w:r w:rsidR="00000000">
        <w:instrText>HYPERLINK "https://etherscan.io/address/0x7f39c581f595b53c5cb19bd0b3f8da6c935e2ca0" \t "_blank"</w:instrText>
      </w:r>
      <w:ins w:id="51" w:author="Gabriel Shapiro" w:date="2024-08-20T06:54:00Z" w16du:dateUtc="2024-08-20T11:54:00Z"/>
      <w:r w:rsidR="00000000">
        <w:fldChar w:fldCharType="separate"/>
      </w:r>
      <w:r w:rsidRPr="00AD0E20">
        <w:rPr>
          <w:rStyle w:val="Hyperlink"/>
          <w:rFonts w:ascii="Times New Roman" w:hAnsi="Times New Roman" w:cs="Times New Roman"/>
        </w:rPr>
        <w:t>0x7f39C581F595B53c5cb19bD0b3f8dA6c935E2Ca0</w:t>
      </w:r>
      <w:r w:rsidR="00000000">
        <w:rPr>
          <w:rStyle w:val="Hyperlink"/>
          <w:rFonts w:ascii="Times New Roman" w:hAnsi="Times New Roman" w:cs="Times New Roman"/>
        </w:rPr>
        <w:fldChar w:fldCharType="end"/>
      </w:r>
    </w:p>
    <w:p w14:paraId="091CAA3A" w14:textId="32DB9A4E"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EIP-712 helper for stETH: </w:t>
      </w:r>
      <w:r w:rsidR="00000000">
        <w:fldChar w:fldCharType="begin"/>
      </w:r>
      <w:r w:rsidR="00000000">
        <w:instrText>HYPERLINK "https://etherscan.io/address/0x8F73e4C2A6D852bb4ab2A45E6a9CF5715b3228B7" \t "_blank"</w:instrText>
      </w:r>
      <w:ins w:id="52" w:author="Gabriel Shapiro" w:date="2024-08-20T06:54:00Z" w16du:dateUtc="2024-08-20T11:54:00Z"/>
      <w:r w:rsidR="00000000">
        <w:fldChar w:fldCharType="separate"/>
      </w:r>
      <w:r w:rsidRPr="00AD0E20">
        <w:rPr>
          <w:rStyle w:val="Hyperlink"/>
          <w:rFonts w:ascii="Times New Roman" w:hAnsi="Times New Roman" w:cs="Times New Roman"/>
        </w:rPr>
        <w:t>0x8F73e4C2A6D852bb4ab2A45E6a9CF5715b3228B7</w:t>
      </w:r>
      <w:r w:rsidR="00000000">
        <w:rPr>
          <w:rStyle w:val="Hyperlink"/>
          <w:rFonts w:ascii="Times New Roman" w:hAnsi="Times New Roman" w:cs="Times New Roman"/>
        </w:rPr>
        <w:fldChar w:fldCharType="end"/>
      </w:r>
    </w:p>
    <w:p w14:paraId="2BBB1B15" w14:textId="0A1C589B"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Staking Router: </w:t>
      </w:r>
      <w:r w:rsidR="00000000">
        <w:fldChar w:fldCharType="begin"/>
      </w:r>
      <w:r w:rsidR="00000000">
        <w:instrText>HYPERLINK "https://etherscan.io/address/0xFdDf38947aFB03C621C71b06C9C70bce73f12999" \t "_blank"</w:instrText>
      </w:r>
      <w:ins w:id="53" w:author="Gabriel Shapiro" w:date="2024-08-20T06:54:00Z" w16du:dateUtc="2024-08-20T11:54:00Z"/>
      <w:r w:rsidR="00000000">
        <w:fldChar w:fldCharType="separate"/>
      </w:r>
      <w:r w:rsidRPr="00AD0E20">
        <w:rPr>
          <w:rStyle w:val="Hyperlink"/>
          <w:rFonts w:ascii="Times New Roman" w:hAnsi="Times New Roman" w:cs="Times New Roman"/>
        </w:rPr>
        <w:t>0xFdDf38947aFB03C621C71b06C9C70bce73f12999</w:t>
      </w:r>
      <w:r w:rsidR="00000000">
        <w:rPr>
          <w:rStyle w:val="Hyperlink"/>
          <w:rFonts w:ascii="Times New Roman" w:hAnsi="Times New Roman" w:cs="Times New Roman"/>
        </w:rPr>
        <w:fldChar w:fldCharType="end"/>
      </w:r>
      <w:r w:rsidRPr="00AD0E20">
        <w:rPr>
          <w:rFonts w:ascii="Times New Roman" w:hAnsi="Times New Roman" w:cs="Times New Roman"/>
        </w:rPr>
        <w:t> (proxy)</w:t>
      </w:r>
    </w:p>
    <w:p w14:paraId="440ACE51" w14:textId="500F93AB"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Node Operators registry: </w:t>
      </w:r>
      <w:r w:rsidR="00000000">
        <w:fldChar w:fldCharType="begin"/>
      </w:r>
      <w:r w:rsidR="00000000">
        <w:instrText>HYPERLINK "https://etherscan.io/address/0x55032650b14df07b85bF18A3a3eC8E0Af2e028d5" \t "_blank"</w:instrText>
      </w:r>
      <w:ins w:id="54" w:author="Gabriel Shapiro" w:date="2024-08-20T06:54:00Z" w16du:dateUtc="2024-08-20T11:54:00Z"/>
      <w:r w:rsidR="00000000">
        <w:fldChar w:fldCharType="separate"/>
      </w:r>
      <w:r w:rsidRPr="00AD0E20">
        <w:rPr>
          <w:rStyle w:val="Hyperlink"/>
          <w:rFonts w:ascii="Times New Roman" w:hAnsi="Times New Roman" w:cs="Times New Roman"/>
        </w:rPr>
        <w:t>0x55032650b14df07b85bF18A3a3eC8E0Af2e028d5</w:t>
      </w:r>
      <w:r w:rsidR="00000000">
        <w:rPr>
          <w:rStyle w:val="Hyperlink"/>
          <w:rFonts w:ascii="Times New Roman" w:hAnsi="Times New Roman" w:cs="Times New Roman"/>
        </w:rPr>
        <w:fldChar w:fldCharType="end"/>
      </w:r>
      <w:r w:rsidRPr="00AD0E20">
        <w:rPr>
          <w:rFonts w:ascii="Times New Roman" w:hAnsi="Times New Roman" w:cs="Times New Roman"/>
        </w:rPr>
        <w:t> (proxy)</w:t>
      </w:r>
    </w:p>
    <w:p w14:paraId="6D99E386" w14:textId="36701437"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Simple DVT: </w:t>
      </w:r>
      <w:r w:rsidR="00000000">
        <w:fldChar w:fldCharType="begin"/>
      </w:r>
      <w:r w:rsidR="00000000">
        <w:instrText>HYPERLINK "https://etherscan.io/address/0xaE7B191A31f627b4eB1d4DaC64eaB9976995b433" \t "_blank"</w:instrText>
      </w:r>
      <w:ins w:id="55" w:author="Gabriel Shapiro" w:date="2024-08-20T06:54:00Z" w16du:dateUtc="2024-08-20T11:54:00Z"/>
      <w:r w:rsidR="00000000">
        <w:fldChar w:fldCharType="separate"/>
      </w:r>
      <w:r w:rsidRPr="00AD0E20">
        <w:rPr>
          <w:rStyle w:val="Hyperlink"/>
          <w:rFonts w:ascii="Times New Roman" w:hAnsi="Times New Roman" w:cs="Times New Roman"/>
        </w:rPr>
        <w:t>0xaE7B191A31f627b4eB1d4DaC64eaB9976995b433</w:t>
      </w:r>
      <w:r w:rsidR="00000000">
        <w:rPr>
          <w:rStyle w:val="Hyperlink"/>
          <w:rFonts w:ascii="Times New Roman" w:hAnsi="Times New Roman" w:cs="Times New Roman"/>
        </w:rPr>
        <w:fldChar w:fldCharType="end"/>
      </w:r>
      <w:r w:rsidRPr="00AD0E20">
        <w:rPr>
          <w:rFonts w:ascii="Times New Roman" w:hAnsi="Times New Roman" w:cs="Times New Roman"/>
        </w:rPr>
        <w:t> (proxy)</w:t>
      </w:r>
    </w:p>
    <w:p w14:paraId="43BA6D50" w14:textId="77E753C1"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Deposit Security Module: </w:t>
      </w:r>
      <w:r w:rsidR="00000000">
        <w:fldChar w:fldCharType="begin"/>
      </w:r>
      <w:r w:rsidR="00000000">
        <w:instrText>HYPERLINK "https://etherscan.io/address/0xC77F8768774E1c9244BEed705C4354f2113CFc09" \t "_blank"</w:instrText>
      </w:r>
      <w:ins w:id="56" w:author="Gabriel Shapiro" w:date="2024-08-20T06:54:00Z" w16du:dateUtc="2024-08-20T11:54:00Z"/>
      <w:r w:rsidR="00000000">
        <w:fldChar w:fldCharType="separate"/>
      </w:r>
      <w:r w:rsidRPr="00AD0E20">
        <w:rPr>
          <w:rStyle w:val="Hyperlink"/>
          <w:rFonts w:ascii="Times New Roman" w:hAnsi="Times New Roman" w:cs="Times New Roman"/>
        </w:rPr>
        <w:t>0xC77F8768774E1c9244BEed705C4354f2113CFc09</w:t>
      </w:r>
      <w:r w:rsidR="00000000">
        <w:rPr>
          <w:rStyle w:val="Hyperlink"/>
          <w:rFonts w:ascii="Times New Roman" w:hAnsi="Times New Roman" w:cs="Times New Roman"/>
        </w:rPr>
        <w:fldChar w:fldCharType="end"/>
      </w:r>
    </w:p>
    <w:p w14:paraId="6200639D" w14:textId="0CCFB5C4"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Execution Layer Rewards Vault: </w:t>
      </w:r>
      <w:r w:rsidR="00000000">
        <w:fldChar w:fldCharType="begin"/>
      </w:r>
      <w:r w:rsidR="00000000">
        <w:instrText>HYPERLINK "https://etherscan.io/address/0x388C818CA8B9251b393131C08a736A67ccB19297" \t "_blank"</w:instrText>
      </w:r>
      <w:ins w:id="57" w:author="Gabriel Shapiro" w:date="2024-08-20T06:54:00Z" w16du:dateUtc="2024-08-20T11:54:00Z"/>
      <w:r w:rsidR="00000000">
        <w:fldChar w:fldCharType="separate"/>
      </w:r>
      <w:r w:rsidRPr="00AD0E20">
        <w:rPr>
          <w:rStyle w:val="Hyperlink"/>
          <w:rFonts w:ascii="Times New Roman" w:hAnsi="Times New Roman" w:cs="Times New Roman"/>
        </w:rPr>
        <w:t>0x388C818CA8B9251b393131C08a736A67ccB19297</w:t>
      </w:r>
      <w:r w:rsidR="00000000">
        <w:rPr>
          <w:rStyle w:val="Hyperlink"/>
          <w:rFonts w:ascii="Times New Roman" w:hAnsi="Times New Roman" w:cs="Times New Roman"/>
        </w:rPr>
        <w:fldChar w:fldCharType="end"/>
      </w:r>
    </w:p>
    <w:p w14:paraId="43FA57CD" w14:textId="293C499F"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Withdrawal Queue ERC721: </w:t>
      </w:r>
      <w:r w:rsidR="00000000">
        <w:fldChar w:fldCharType="begin"/>
      </w:r>
      <w:r w:rsidR="00000000">
        <w:instrText>HYPERLINK "https://etherscan.io/address/0x889edC2eDab5f40e902b864aD4d7AdE8E412F9B1" \t "_blank"</w:instrText>
      </w:r>
      <w:ins w:id="58" w:author="Gabriel Shapiro" w:date="2024-08-20T06:54:00Z" w16du:dateUtc="2024-08-20T11:54:00Z"/>
      <w:r w:rsidR="00000000">
        <w:fldChar w:fldCharType="separate"/>
      </w:r>
      <w:r w:rsidRPr="00AD0E20">
        <w:rPr>
          <w:rStyle w:val="Hyperlink"/>
          <w:rFonts w:ascii="Times New Roman" w:hAnsi="Times New Roman" w:cs="Times New Roman"/>
        </w:rPr>
        <w:t>0x889edC2eDab5f40e902b864aD4d7AdE8E412F9B1</w:t>
      </w:r>
      <w:r w:rsidR="00000000">
        <w:rPr>
          <w:rStyle w:val="Hyperlink"/>
          <w:rFonts w:ascii="Times New Roman" w:hAnsi="Times New Roman" w:cs="Times New Roman"/>
        </w:rPr>
        <w:fldChar w:fldCharType="end"/>
      </w:r>
      <w:r w:rsidRPr="00AD0E20">
        <w:rPr>
          <w:rFonts w:ascii="Times New Roman" w:hAnsi="Times New Roman" w:cs="Times New Roman"/>
        </w:rPr>
        <w:t> (proxy)</w:t>
      </w:r>
    </w:p>
    <w:p w14:paraId="76071E2C" w14:textId="3F979FA0"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Withdrawal Vault: </w:t>
      </w:r>
      <w:r w:rsidR="00000000">
        <w:fldChar w:fldCharType="begin"/>
      </w:r>
      <w:r w:rsidR="00000000">
        <w:instrText>HYPERLINK "https://etherscan.io/address/0xb9d7934878b5fb9610b3fe8a5e441e8fad7e293f" \t "_blank"</w:instrText>
      </w:r>
      <w:ins w:id="59" w:author="Gabriel Shapiro" w:date="2024-08-20T06:54:00Z" w16du:dateUtc="2024-08-20T11:54:00Z"/>
      <w:r w:rsidR="00000000">
        <w:fldChar w:fldCharType="separate"/>
      </w:r>
      <w:r w:rsidRPr="00AD0E20">
        <w:rPr>
          <w:rStyle w:val="Hyperlink"/>
          <w:rFonts w:ascii="Times New Roman" w:hAnsi="Times New Roman" w:cs="Times New Roman"/>
        </w:rPr>
        <w:t>0xb9d7934878b5fb9610b3fe8a5e441e8fad7e293f</w:t>
      </w:r>
      <w:r w:rsidR="00000000">
        <w:rPr>
          <w:rStyle w:val="Hyperlink"/>
          <w:rFonts w:ascii="Times New Roman" w:hAnsi="Times New Roman" w:cs="Times New Roman"/>
        </w:rPr>
        <w:fldChar w:fldCharType="end"/>
      </w:r>
      <w:r w:rsidRPr="00AD0E20">
        <w:rPr>
          <w:rFonts w:ascii="Times New Roman" w:hAnsi="Times New Roman" w:cs="Times New Roman"/>
        </w:rPr>
        <w:t> (proxy)</w:t>
      </w:r>
    </w:p>
    <w:p w14:paraId="0A1D81DD" w14:textId="6EC1FE62" w:rsidR="00AD0E20" w:rsidRPr="00AD0E20"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Burner: </w:t>
      </w:r>
      <w:r w:rsidR="00000000">
        <w:fldChar w:fldCharType="begin"/>
      </w:r>
      <w:r w:rsidR="00000000">
        <w:instrText>HYPERLINK "https://etherscan.io/address/0xD15a672319Cf0352560eE76d9e89eAB0889046D3" \t "_blank"</w:instrText>
      </w:r>
      <w:ins w:id="60" w:author="Gabriel Shapiro" w:date="2024-08-20T06:54:00Z" w16du:dateUtc="2024-08-20T11:54:00Z"/>
      <w:r w:rsidR="00000000">
        <w:fldChar w:fldCharType="separate"/>
      </w:r>
      <w:r w:rsidRPr="00AD0E20">
        <w:rPr>
          <w:rStyle w:val="Hyperlink"/>
          <w:rFonts w:ascii="Times New Roman" w:hAnsi="Times New Roman" w:cs="Times New Roman"/>
        </w:rPr>
        <w:t>0xD15a672319Cf0352560eE76d9e89eAB0889046D3</w:t>
      </w:r>
      <w:r w:rsidR="00000000">
        <w:rPr>
          <w:rStyle w:val="Hyperlink"/>
          <w:rFonts w:ascii="Times New Roman" w:hAnsi="Times New Roman" w:cs="Times New Roman"/>
        </w:rPr>
        <w:fldChar w:fldCharType="end"/>
      </w:r>
    </w:p>
    <w:p w14:paraId="290BA2C6" w14:textId="3FAC015C" w:rsidR="00AD0E20" w:rsidRPr="00A10F37" w:rsidRDefault="00AD0E20" w:rsidP="00F25AD0">
      <w:pPr>
        <w:numPr>
          <w:ilvl w:val="1"/>
          <w:numId w:val="44"/>
        </w:numPr>
        <w:jc w:val="both"/>
        <w:rPr>
          <w:rFonts w:ascii="Times New Roman" w:hAnsi="Times New Roman" w:cs="Times New Roman"/>
        </w:rPr>
      </w:pPr>
      <w:r w:rsidRPr="00AD0E20">
        <w:rPr>
          <w:rFonts w:ascii="Times New Roman" w:hAnsi="Times New Roman" w:cs="Times New Roman"/>
        </w:rPr>
        <w:t>MEV Boost Relay Allowed List: </w:t>
      </w:r>
      <w:r w:rsidR="00000000">
        <w:fldChar w:fldCharType="begin"/>
      </w:r>
      <w:r w:rsidR="00000000">
        <w:instrText>HYPERLINK "https://etherscan.io/address/0xf95f069f9ad107938f6ba802a3da87892298610e" \t "_blank"</w:instrText>
      </w:r>
      <w:ins w:id="61" w:author="Gabriel Shapiro" w:date="2024-08-20T06:54:00Z" w16du:dateUtc="2024-08-20T11:54:00Z"/>
      <w:r w:rsidR="00000000">
        <w:fldChar w:fldCharType="separate"/>
      </w:r>
      <w:r w:rsidRPr="00AD0E20">
        <w:rPr>
          <w:rStyle w:val="Hyperlink"/>
          <w:rFonts w:ascii="Times New Roman" w:hAnsi="Times New Roman" w:cs="Times New Roman"/>
        </w:rPr>
        <w:t>0xF95f069F9AD107938F6ba802a3da87892298610E</w:t>
      </w:r>
      <w:r w:rsidR="00000000">
        <w:rPr>
          <w:rStyle w:val="Hyperlink"/>
          <w:rFonts w:ascii="Times New Roman" w:hAnsi="Times New Roman" w:cs="Times New Roman"/>
        </w:rPr>
        <w:fldChar w:fldCharType="end"/>
      </w:r>
    </w:p>
    <w:p w14:paraId="2B056B1F" w14:textId="42BF8937" w:rsidR="00F25AD0" w:rsidRPr="00A10F37" w:rsidRDefault="00F25AD0" w:rsidP="00F25AD0">
      <w:pPr>
        <w:pStyle w:val="ListParagraph"/>
        <w:numPr>
          <w:ilvl w:val="0"/>
          <w:numId w:val="44"/>
        </w:numPr>
        <w:jc w:val="both"/>
        <w:rPr>
          <w:rFonts w:ascii="Times New Roman" w:hAnsi="Times New Roman" w:cs="Times New Roman"/>
        </w:rPr>
      </w:pPr>
      <w:r w:rsidRPr="00A10F37">
        <w:rPr>
          <w:rFonts w:ascii="Times New Roman" w:hAnsi="Times New Roman" w:cs="Times New Roman"/>
        </w:rPr>
        <w:t xml:space="preserve">Smart Contracts on or otherwise relating to Ethereum “layer-2” </w:t>
      </w:r>
      <w:r w:rsidR="00463A4B">
        <w:rPr>
          <w:rFonts w:ascii="Times New Roman" w:hAnsi="Times New Roman" w:cs="Times New Roman"/>
        </w:rPr>
        <w:t>B</w:t>
      </w:r>
      <w:r w:rsidR="007023F4">
        <w:rPr>
          <w:rFonts w:ascii="Times New Roman" w:hAnsi="Times New Roman" w:cs="Times New Roman"/>
        </w:rPr>
        <w:t>lock</w:t>
      </w:r>
      <w:r w:rsidRPr="00A10F37">
        <w:rPr>
          <w:rFonts w:ascii="Times New Roman" w:hAnsi="Times New Roman" w:cs="Times New Roman"/>
        </w:rPr>
        <w:t>chain</w:t>
      </w:r>
      <w:r w:rsidR="007023F4">
        <w:rPr>
          <w:rFonts w:ascii="Times New Roman" w:hAnsi="Times New Roman" w:cs="Times New Roman"/>
        </w:rPr>
        <w:t xml:space="preserve"> </w:t>
      </w:r>
      <w:r w:rsidR="00463A4B">
        <w:rPr>
          <w:rFonts w:ascii="Times New Roman" w:hAnsi="Times New Roman" w:cs="Times New Roman"/>
        </w:rPr>
        <w:t>S</w:t>
      </w:r>
      <w:r w:rsidR="007023F4">
        <w:rPr>
          <w:rFonts w:ascii="Times New Roman" w:hAnsi="Times New Roman" w:cs="Times New Roman"/>
        </w:rPr>
        <w:t xml:space="preserve">ystems or other </w:t>
      </w:r>
      <w:r w:rsidR="00463A4B">
        <w:rPr>
          <w:rFonts w:ascii="Times New Roman" w:hAnsi="Times New Roman" w:cs="Times New Roman"/>
        </w:rPr>
        <w:t>B</w:t>
      </w:r>
      <w:r w:rsidR="007023F4">
        <w:rPr>
          <w:rFonts w:ascii="Times New Roman" w:hAnsi="Times New Roman" w:cs="Times New Roman"/>
        </w:rPr>
        <w:t xml:space="preserve">lockchain </w:t>
      </w:r>
      <w:r w:rsidR="00463A4B">
        <w:rPr>
          <w:rFonts w:ascii="Times New Roman" w:hAnsi="Times New Roman" w:cs="Times New Roman"/>
        </w:rPr>
        <w:t>Sy</w:t>
      </w:r>
      <w:r w:rsidR="007023F4">
        <w:rPr>
          <w:rFonts w:ascii="Times New Roman" w:hAnsi="Times New Roman" w:cs="Times New Roman"/>
        </w:rPr>
        <w:t>stems</w:t>
      </w:r>
      <w:r w:rsidRPr="00A10F37">
        <w:rPr>
          <w:rFonts w:ascii="Times New Roman" w:hAnsi="Times New Roman" w:cs="Times New Roman"/>
        </w:rPr>
        <w:t xml:space="preserve">, as indicated: </w:t>
      </w:r>
    </w:p>
    <w:p w14:paraId="3844A7DA" w14:textId="235529C7" w:rsidR="00F25AD0" w:rsidRPr="00A10F37" w:rsidRDefault="00F25AD0" w:rsidP="00F25AD0">
      <w:pPr>
        <w:numPr>
          <w:ilvl w:val="1"/>
          <w:numId w:val="44"/>
        </w:numPr>
        <w:jc w:val="both"/>
        <w:rPr>
          <w:rFonts w:ascii="Times New Roman" w:hAnsi="Times New Roman" w:cs="Times New Roman"/>
          <w:b/>
          <w:bCs/>
        </w:rPr>
      </w:pPr>
      <w:r w:rsidRPr="00F25AD0">
        <w:rPr>
          <w:rFonts w:ascii="Times New Roman" w:hAnsi="Times New Roman" w:cs="Times New Roman"/>
        </w:rPr>
        <w:t>Arbitrum</w:t>
      </w:r>
      <w:r w:rsidR="00000000">
        <w:fldChar w:fldCharType="begin"/>
      </w:r>
      <w:r w:rsidR="00000000">
        <w:instrText>HYPERLINK "https://docs.lido.fi/deployed-contracts/" \l "arbitrum" \o "Direct link to Arbitrum"</w:instrText>
      </w:r>
      <w:ins w:id="62"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43BC94EE" w14:textId="0253C181" w:rsidR="00F25AD0" w:rsidRPr="00A10F37"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Ethereum part</w:t>
      </w:r>
      <w:r w:rsidR="00000000">
        <w:fldChar w:fldCharType="begin"/>
      </w:r>
      <w:r w:rsidR="00000000">
        <w:instrText>HYPERLINK "https://docs.lido.fi/deployed-contracts/" \l "ethereum-part" \o "Direct link to Ethereum part"</w:instrText>
      </w:r>
      <w:ins w:id="63"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3C8579FD" w14:textId="5D6340D7" w:rsidR="00F25AD0" w:rsidRPr="00A10F37" w:rsidRDefault="00F25AD0" w:rsidP="00F25AD0">
      <w:pPr>
        <w:numPr>
          <w:ilvl w:val="3"/>
          <w:numId w:val="44"/>
        </w:numPr>
        <w:jc w:val="both"/>
        <w:rPr>
          <w:rFonts w:ascii="Times New Roman" w:hAnsi="Times New Roman" w:cs="Times New Roman"/>
          <w:b/>
          <w:bCs/>
        </w:rPr>
      </w:pPr>
      <w:r w:rsidRPr="00F25AD0">
        <w:rPr>
          <w:rFonts w:ascii="Times New Roman" w:hAnsi="Times New Roman" w:cs="Times New Roman"/>
        </w:rPr>
        <w:t>L1ERC20TokenGateway: </w:t>
      </w:r>
      <w:r w:rsidR="00000000">
        <w:fldChar w:fldCharType="begin"/>
      </w:r>
      <w:r w:rsidR="00000000">
        <w:instrText>HYPERLINK "https://etherscan.io/address/0x0F25c1DC2a9922304f2eac71DCa9B07E310e8E5a" \t "_blank"</w:instrText>
      </w:r>
      <w:ins w:id="64" w:author="Gabriel Shapiro" w:date="2024-08-20T06:54:00Z" w16du:dateUtc="2024-08-20T11:54:00Z"/>
      <w:r w:rsidR="00000000">
        <w:fldChar w:fldCharType="separate"/>
      </w:r>
      <w:r w:rsidRPr="00F25AD0">
        <w:rPr>
          <w:rStyle w:val="Hyperlink"/>
          <w:rFonts w:ascii="Times New Roman" w:hAnsi="Times New Roman" w:cs="Times New Roman"/>
        </w:rPr>
        <w:t>0x0F25c1DC2a9922304f2eac71DCa9B07E310e8E5a</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7B16F0B6" w14:textId="081A965C" w:rsidR="00F25AD0" w:rsidRPr="00F25AD0" w:rsidRDefault="00F25AD0" w:rsidP="00F25AD0">
      <w:pPr>
        <w:numPr>
          <w:ilvl w:val="3"/>
          <w:numId w:val="44"/>
        </w:numPr>
        <w:jc w:val="both"/>
        <w:rPr>
          <w:rFonts w:ascii="Times New Roman" w:hAnsi="Times New Roman" w:cs="Times New Roman"/>
          <w:b/>
          <w:bCs/>
        </w:rPr>
      </w:pPr>
      <w:r w:rsidRPr="00F25AD0">
        <w:rPr>
          <w:rFonts w:ascii="Times New Roman" w:hAnsi="Times New Roman" w:cs="Times New Roman"/>
        </w:rPr>
        <w:t>L1ERC20TokenGateway: </w:t>
      </w:r>
      <w:r w:rsidR="00000000">
        <w:fldChar w:fldCharType="begin"/>
      </w:r>
      <w:r w:rsidR="00000000">
        <w:instrText>HYPERLINK "https://etherscan.io/address/0xc4E3ff0b5B106f88Fc64c43031BE8b076ee9F21C" \t "_blank"</w:instrText>
      </w:r>
      <w:ins w:id="65" w:author="Gabriel Shapiro" w:date="2024-08-20T06:54:00Z" w16du:dateUtc="2024-08-20T11:54:00Z"/>
      <w:r w:rsidR="00000000">
        <w:fldChar w:fldCharType="separate"/>
      </w:r>
      <w:r w:rsidRPr="00F25AD0">
        <w:rPr>
          <w:rStyle w:val="Hyperlink"/>
          <w:rFonts w:ascii="Times New Roman" w:hAnsi="Times New Roman" w:cs="Times New Roman"/>
        </w:rPr>
        <w:t>0xc4E3ff0b5B106f88Fc64c43031BE8b076ee9F21C</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3A1D7379" w14:textId="4B440AAC"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Arbitrum part</w:t>
      </w:r>
      <w:r w:rsidR="00000000">
        <w:fldChar w:fldCharType="begin"/>
      </w:r>
      <w:r w:rsidR="00000000">
        <w:instrText>HYPERLINK "https://docs.lido.fi/deployed-contracts/" \l "arbitrum-part" \o "Direct link to Arbitrum part"</w:instrText>
      </w:r>
      <w:ins w:id="66"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16E3BE74" w14:textId="7F13ABC9"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ERC20Bridged: </w:t>
      </w:r>
      <w:r w:rsidR="00000000">
        <w:fldChar w:fldCharType="begin"/>
      </w:r>
      <w:r w:rsidR="00000000">
        <w:instrText>HYPERLINK "https://arbiscan.io/address/0x5979D7b546E38E414F7E9822514be443A4800529" \t "_blank"</w:instrText>
      </w:r>
      <w:ins w:id="67" w:author="Gabriel Shapiro" w:date="2024-08-20T06:54:00Z" w16du:dateUtc="2024-08-20T11:54:00Z"/>
      <w:r w:rsidR="00000000">
        <w:fldChar w:fldCharType="separate"/>
      </w:r>
      <w:r w:rsidRPr="00F25AD0">
        <w:rPr>
          <w:rStyle w:val="Hyperlink"/>
          <w:rFonts w:ascii="Times New Roman" w:hAnsi="Times New Roman" w:cs="Times New Roman"/>
        </w:rPr>
        <w:t>0x5979D7b546E38E414F7E9822514be443A4800529</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3A0E2548" w14:textId="3F213871"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ERC20Bridged: </w:t>
      </w:r>
      <w:r w:rsidR="00000000">
        <w:fldChar w:fldCharType="begin"/>
      </w:r>
      <w:r w:rsidR="00000000">
        <w:instrText>HYPERLINK "https://arbiscan.io/address/0x0fBcbaEA96Ce0cF7Ee00A8c19c3ab6f5Dc8E1921" \t "_blank"</w:instrText>
      </w:r>
      <w:ins w:id="68" w:author="Gabriel Shapiro" w:date="2024-08-20T06:54:00Z" w16du:dateUtc="2024-08-20T11:54:00Z"/>
      <w:r w:rsidR="00000000">
        <w:fldChar w:fldCharType="separate"/>
      </w:r>
      <w:r w:rsidRPr="00F25AD0">
        <w:rPr>
          <w:rStyle w:val="Hyperlink"/>
          <w:rFonts w:ascii="Times New Roman" w:hAnsi="Times New Roman" w:cs="Times New Roman"/>
        </w:rPr>
        <w:t>0x0fBcbaEA96Ce0cF7Ee00A8c19c3ab6f5Dc8E1921</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4BB91D63" w14:textId="3CD92222"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L2ERC20TokenGateway: </w:t>
      </w:r>
      <w:r w:rsidR="00000000">
        <w:fldChar w:fldCharType="begin"/>
      </w:r>
      <w:r w:rsidR="00000000">
        <w:instrText>HYPERLINK "https://arbiscan.io/address/0x07D4692291B9E30E326fd31706f686f83f331B82" \t "_blank"</w:instrText>
      </w:r>
      <w:ins w:id="69" w:author="Gabriel Shapiro" w:date="2024-08-20T06:54:00Z" w16du:dateUtc="2024-08-20T11:54:00Z"/>
      <w:r w:rsidR="00000000">
        <w:fldChar w:fldCharType="separate"/>
      </w:r>
      <w:r w:rsidRPr="00F25AD0">
        <w:rPr>
          <w:rStyle w:val="Hyperlink"/>
          <w:rFonts w:ascii="Times New Roman" w:hAnsi="Times New Roman" w:cs="Times New Roman"/>
        </w:rPr>
        <w:t>0x07D4692291B9E30E326fd31706f686f83f331B82</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17A93DD4" w14:textId="0E8AB4EC"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L2ERC20TokenGateway: </w:t>
      </w:r>
      <w:r w:rsidR="00000000">
        <w:fldChar w:fldCharType="begin"/>
      </w:r>
      <w:r w:rsidR="00000000">
        <w:instrText>HYPERLINK "https://arbiscan.io/address/0xe75886DE20dF66827e321EfdB88726e6Baa4b0A7" \t "_blank"</w:instrText>
      </w:r>
      <w:ins w:id="70" w:author="Gabriel Shapiro" w:date="2024-08-20T06:54:00Z" w16du:dateUtc="2024-08-20T11:54:00Z"/>
      <w:r w:rsidR="00000000">
        <w:fldChar w:fldCharType="separate"/>
      </w:r>
      <w:r w:rsidRPr="00F25AD0">
        <w:rPr>
          <w:rStyle w:val="Hyperlink"/>
          <w:rFonts w:ascii="Times New Roman" w:hAnsi="Times New Roman" w:cs="Times New Roman"/>
        </w:rPr>
        <w:t>0xe75886DE20dF66827e321EfdB88726e6Baa4b0A7</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52B59FD8" w14:textId="3D40DA41"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Arbitrum Governance Bridge Executor: </w:t>
      </w:r>
      <w:r w:rsidR="00000000">
        <w:fldChar w:fldCharType="begin"/>
      </w:r>
      <w:r w:rsidR="00000000">
        <w:instrText>HYPERLINK "https://arbiscan.io/address/0x1dca41859cd23b526cbe74da8f48ac96e14b1a29" \t "_blank"</w:instrText>
      </w:r>
      <w:ins w:id="71" w:author="Gabriel Shapiro" w:date="2024-08-20T06:54:00Z" w16du:dateUtc="2024-08-20T11:54:00Z"/>
      <w:r w:rsidR="00000000">
        <w:fldChar w:fldCharType="separate"/>
      </w:r>
      <w:r w:rsidRPr="00F25AD0">
        <w:rPr>
          <w:rStyle w:val="Hyperlink"/>
          <w:rFonts w:ascii="Times New Roman" w:hAnsi="Times New Roman" w:cs="Times New Roman"/>
        </w:rPr>
        <w:t>0x1dcA41859Cd23b526CBe74dA8F48aC96e14B1A29</w:t>
      </w:r>
      <w:r w:rsidR="00000000">
        <w:rPr>
          <w:rStyle w:val="Hyperlink"/>
          <w:rFonts w:ascii="Times New Roman" w:hAnsi="Times New Roman" w:cs="Times New Roman"/>
        </w:rPr>
        <w:fldChar w:fldCharType="end"/>
      </w:r>
    </w:p>
    <w:p w14:paraId="1CC1F34B" w14:textId="69B74E89"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lastRenderedPageBreak/>
        <w:t>LDO token: </w:t>
      </w:r>
      <w:r w:rsidR="00000000">
        <w:fldChar w:fldCharType="begin"/>
      </w:r>
      <w:r w:rsidR="00000000">
        <w:instrText>HYPERLINK "https://arbiscan.io/address/0x13Ad51ed4F1B7e9Dc168d8a00cB3f4dDD85EfA60" \t "_blank"</w:instrText>
      </w:r>
      <w:ins w:id="72" w:author="Gabriel Shapiro" w:date="2024-08-20T06:54:00Z" w16du:dateUtc="2024-08-20T11:54:00Z"/>
      <w:r w:rsidR="00000000">
        <w:fldChar w:fldCharType="separate"/>
      </w:r>
      <w:r w:rsidRPr="00F25AD0">
        <w:rPr>
          <w:rStyle w:val="Hyperlink"/>
          <w:rFonts w:ascii="Times New Roman" w:hAnsi="Times New Roman" w:cs="Times New Roman"/>
        </w:rPr>
        <w:t>0x13Ad51ed4F1B7e9Dc168d8a00cB3f4dDD85EfA60</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579F4535" w14:textId="7825E88A" w:rsidR="00F25AD0" w:rsidRPr="00F25AD0" w:rsidRDefault="00F25AD0" w:rsidP="00F25AD0">
      <w:pPr>
        <w:numPr>
          <w:ilvl w:val="1"/>
          <w:numId w:val="44"/>
        </w:numPr>
        <w:jc w:val="both"/>
        <w:rPr>
          <w:rFonts w:ascii="Times New Roman" w:hAnsi="Times New Roman" w:cs="Times New Roman"/>
          <w:b/>
          <w:bCs/>
        </w:rPr>
      </w:pPr>
      <w:r w:rsidRPr="00F25AD0">
        <w:rPr>
          <w:rFonts w:ascii="Times New Roman" w:hAnsi="Times New Roman" w:cs="Times New Roman"/>
          <w:b/>
          <w:bCs/>
        </w:rPr>
        <w:t>Optimism</w:t>
      </w:r>
      <w:r w:rsidR="00000000">
        <w:fldChar w:fldCharType="begin"/>
      </w:r>
      <w:r w:rsidR="00000000">
        <w:instrText>HYPERLINK "https://docs.lido.fi/deployed-contracts/" \l "optimism" \o "Direct link to Optimism"</w:instrText>
      </w:r>
      <w:ins w:id="73"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142EEE9A" w14:textId="5F495D98"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Ethereum part</w:t>
      </w:r>
      <w:r w:rsidR="00000000">
        <w:fldChar w:fldCharType="begin"/>
      </w:r>
      <w:r w:rsidR="00000000">
        <w:instrText>HYPERLINK "https://docs.lido.fi/deployed-contracts/" \l "ethereum-part-1" \o "Direct link to Ethereum part"</w:instrText>
      </w:r>
      <w:ins w:id="74"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67845672" w14:textId="1E09F48C"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L1ERC20TokenBridge: </w:t>
      </w:r>
      <w:r w:rsidR="00000000">
        <w:fldChar w:fldCharType="begin"/>
      </w:r>
      <w:r w:rsidR="00000000">
        <w:instrText>HYPERLINK "https://etherscan.io/address/0x76943C0D61395d8F2edF9060e1533529cAe05dE6" \t "_blank"</w:instrText>
      </w:r>
      <w:ins w:id="75" w:author="Gabriel Shapiro" w:date="2024-08-20T06:54:00Z" w16du:dateUtc="2024-08-20T11:54:00Z"/>
      <w:r w:rsidR="00000000">
        <w:fldChar w:fldCharType="separate"/>
      </w:r>
      <w:r w:rsidRPr="00F25AD0">
        <w:rPr>
          <w:rStyle w:val="Hyperlink"/>
          <w:rFonts w:ascii="Times New Roman" w:hAnsi="Times New Roman" w:cs="Times New Roman"/>
        </w:rPr>
        <w:t>0x76943C0D61395d8F2edF9060e1533529cAe05dE6</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5AF53EB6" w14:textId="721893A9"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L1ERC20TokenBridge: </w:t>
      </w:r>
      <w:r w:rsidR="00000000">
        <w:fldChar w:fldCharType="begin"/>
      </w:r>
      <w:r w:rsidR="00000000">
        <w:instrText>HYPERLINK "https://etherscan.io/address/0x29C5c51A031165CE62F964966A6399b81165EFA4" \t "_blank"</w:instrText>
      </w:r>
      <w:ins w:id="76" w:author="Gabriel Shapiro" w:date="2024-08-20T06:54:00Z" w16du:dateUtc="2024-08-20T11:54:00Z"/>
      <w:r w:rsidR="00000000">
        <w:fldChar w:fldCharType="separate"/>
      </w:r>
      <w:r w:rsidRPr="00F25AD0">
        <w:rPr>
          <w:rStyle w:val="Hyperlink"/>
          <w:rFonts w:ascii="Times New Roman" w:hAnsi="Times New Roman" w:cs="Times New Roman"/>
        </w:rPr>
        <w:t>0x29C5c51A031165CE62F964966A6399b81165EFA4</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0D73AA28" w14:textId="0D2928DF"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Optimism part</w:t>
      </w:r>
      <w:r w:rsidR="00000000">
        <w:fldChar w:fldCharType="begin"/>
      </w:r>
      <w:r w:rsidR="00000000">
        <w:instrText>HYPERLINK "https://docs.lido.fi/deployed-contracts/" \l "optimism-part" \o "Direct link to Optimism part"</w:instrText>
      </w:r>
      <w:ins w:id="77"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2953726F" w14:textId="6191CD93"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ERC20Bridged: </w:t>
      </w:r>
      <w:r w:rsidR="00000000">
        <w:fldChar w:fldCharType="begin"/>
      </w:r>
      <w:r w:rsidR="00000000">
        <w:instrText>HYPERLINK "https://optimistic.etherscan.io/address/0x1F32b1c2345538c0c6f582fCB022739c4A194Ebb" \t "_blank"</w:instrText>
      </w:r>
      <w:ins w:id="78" w:author="Gabriel Shapiro" w:date="2024-08-20T06:54:00Z" w16du:dateUtc="2024-08-20T11:54:00Z"/>
      <w:r w:rsidR="00000000">
        <w:fldChar w:fldCharType="separate"/>
      </w:r>
      <w:r w:rsidRPr="00F25AD0">
        <w:rPr>
          <w:rStyle w:val="Hyperlink"/>
          <w:rFonts w:ascii="Times New Roman" w:hAnsi="Times New Roman" w:cs="Times New Roman"/>
        </w:rPr>
        <w:t>0x1F32b1c2345538c0c6f582fCB022739c4A194Ebb</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0159E51E" w14:textId="590036EA"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ERC20Bridged: </w:t>
      </w:r>
      <w:r w:rsidR="00000000">
        <w:fldChar w:fldCharType="begin"/>
      </w:r>
      <w:r w:rsidR="00000000">
        <w:instrText>HYPERLINK "https://optimistic.etherscan.io/address/0x92834c37dF982A13bb0f8C3F6608E26F0546538e" \t "_blank"</w:instrText>
      </w:r>
      <w:ins w:id="79" w:author="Gabriel Shapiro" w:date="2024-08-20T06:54:00Z" w16du:dateUtc="2024-08-20T11:54:00Z"/>
      <w:r w:rsidR="00000000">
        <w:fldChar w:fldCharType="separate"/>
      </w:r>
      <w:r w:rsidRPr="00F25AD0">
        <w:rPr>
          <w:rStyle w:val="Hyperlink"/>
          <w:rFonts w:ascii="Times New Roman" w:hAnsi="Times New Roman" w:cs="Times New Roman"/>
        </w:rPr>
        <w:t>0x92834c37dF982A13bb0f8C3F6608E26F0546538e</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70B76CBD" w14:textId="6F19D34E"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L2ERC20TokenBridge: </w:t>
      </w:r>
      <w:r w:rsidR="00000000">
        <w:fldChar w:fldCharType="begin"/>
      </w:r>
      <w:r w:rsidR="00000000">
        <w:instrText>HYPERLINK "https://optimistic.etherscan.io/address/0x8E01013243a96601a86eb3153F0d9Fa4fbFb6957" \t "_blank"</w:instrText>
      </w:r>
      <w:ins w:id="80" w:author="Gabriel Shapiro" w:date="2024-08-20T06:54:00Z" w16du:dateUtc="2024-08-20T11:54:00Z"/>
      <w:r w:rsidR="00000000">
        <w:fldChar w:fldCharType="separate"/>
      </w:r>
      <w:r w:rsidRPr="00F25AD0">
        <w:rPr>
          <w:rStyle w:val="Hyperlink"/>
          <w:rFonts w:ascii="Times New Roman" w:hAnsi="Times New Roman" w:cs="Times New Roman"/>
        </w:rPr>
        <w:t>0x8E01013243a96601a86eb3153F0d9Fa4fbFb6957</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47D37B62" w14:textId="56E813A3"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L2ERC20TokenBridge: </w:t>
      </w:r>
      <w:r w:rsidR="00000000">
        <w:fldChar w:fldCharType="begin"/>
      </w:r>
      <w:r w:rsidR="00000000">
        <w:instrText>HYPERLINK "https://optimistic.etherscan.io/address/0x23B96aDD54c479C6784Dd504670B5376B808f4C7" \t "_blank"</w:instrText>
      </w:r>
      <w:ins w:id="81" w:author="Gabriel Shapiro" w:date="2024-08-20T06:54:00Z" w16du:dateUtc="2024-08-20T11:54:00Z"/>
      <w:r w:rsidR="00000000">
        <w:fldChar w:fldCharType="separate"/>
      </w:r>
      <w:r w:rsidRPr="00F25AD0">
        <w:rPr>
          <w:rStyle w:val="Hyperlink"/>
          <w:rFonts w:ascii="Times New Roman" w:hAnsi="Times New Roman" w:cs="Times New Roman"/>
        </w:rPr>
        <w:t>0x23B96aDD54c479C6784Dd504670B5376B808f4C7</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17313333" w14:textId="4044B68B"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Optimism Governance Bridge Executor: </w:t>
      </w:r>
      <w:r w:rsidR="00000000">
        <w:fldChar w:fldCharType="begin"/>
      </w:r>
      <w:r w:rsidR="00000000">
        <w:instrText>HYPERLINK "https://optimistic.etherscan.io/address/0xefa0db536d2c8089685630fafe88cf7805966fc3" \t "_blank"</w:instrText>
      </w:r>
      <w:ins w:id="82" w:author="Gabriel Shapiro" w:date="2024-08-20T06:54:00Z" w16du:dateUtc="2024-08-20T11:54:00Z"/>
      <w:r w:rsidR="00000000">
        <w:fldChar w:fldCharType="separate"/>
      </w:r>
      <w:r w:rsidRPr="00F25AD0">
        <w:rPr>
          <w:rStyle w:val="Hyperlink"/>
          <w:rFonts w:ascii="Times New Roman" w:hAnsi="Times New Roman" w:cs="Times New Roman"/>
        </w:rPr>
        <w:t>0xefa0db536d2c8089685630fafe88cf7805966fc3</w:t>
      </w:r>
      <w:r w:rsidR="00000000">
        <w:rPr>
          <w:rStyle w:val="Hyperlink"/>
          <w:rFonts w:ascii="Times New Roman" w:hAnsi="Times New Roman" w:cs="Times New Roman"/>
        </w:rPr>
        <w:fldChar w:fldCharType="end"/>
      </w:r>
    </w:p>
    <w:p w14:paraId="5585E1C6" w14:textId="6D9DD1E4"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LDO token: </w:t>
      </w:r>
      <w:r w:rsidR="00000000">
        <w:fldChar w:fldCharType="begin"/>
      </w:r>
      <w:r w:rsidR="00000000">
        <w:instrText>HYPERLINK "https://optimistic.etherscan.io/address/0xFdb794692724153d1488CcdBE0C56c252596735F" \t "_blank"</w:instrText>
      </w:r>
      <w:ins w:id="83" w:author="Gabriel Shapiro" w:date="2024-08-20T06:54:00Z" w16du:dateUtc="2024-08-20T11:54:00Z"/>
      <w:r w:rsidR="00000000">
        <w:fldChar w:fldCharType="separate"/>
      </w:r>
      <w:r w:rsidRPr="00F25AD0">
        <w:rPr>
          <w:rStyle w:val="Hyperlink"/>
          <w:rFonts w:ascii="Times New Roman" w:hAnsi="Times New Roman" w:cs="Times New Roman"/>
        </w:rPr>
        <w:t>0xFdb794692724153d1488CcdBE0C56c252596735F</w:t>
      </w:r>
      <w:r w:rsidR="00000000">
        <w:rPr>
          <w:rStyle w:val="Hyperlink"/>
          <w:rFonts w:ascii="Times New Roman" w:hAnsi="Times New Roman" w:cs="Times New Roman"/>
        </w:rPr>
        <w:fldChar w:fldCharType="end"/>
      </w:r>
    </w:p>
    <w:p w14:paraId="0C335641" w14:textId="7B3985B9" w:rsidR="00F25AD0" w:rsidRPr="00F25AD0" w:rsidRDefault="00F25AD0" w:rsidP="00F25AD0">
      <w:pPr>
        <w:numPr>
          <w:ilvl w:val="1"/>
          <w:numId w:val="44"/>
        </w:numPr>
        <w:jc w:val="both"/>
        <w:rPr>
          <w:rFonts w:ascii="Times New Roman" w:hAnsi="Times New Roman" w:cs="Times New Roman"/>
          <w:b/>
          <w:bCs/>
        </w:rPr>
      </w:pPr>
      <w:r w:rsidRPr="00F25AD0">
        <w:rPr>
          <w:rFonts w:ascii="Times New Roman" w:hAnsi="Times New Roman" w:cs="Times New Roman"/>
        </w:rPr>
        <w:t>Base</w:t>
      </w:r>
      <w:r w:rsidR="00000000">
        <w:fldChar w:fldCharType="begin"/>
      </w:r>
      <w:r w:rsidR="00000000">
        <w:instrText>HYPERLINK "https://docs.lido.fi/deployed-contracts/" \l "base" \o "Direct link to Base"</w:instrText>
      </w:r>
      <w:ins w:id="84"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2880AF9E" w14:textId="734B7768"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Ethereum part</w:t>
      </w:r>
      <w:r w:rsidR="00000000">
        <w:fldChar w:fldCharType="begin"/>
      </w:r>
      <w:r w:rsidR="00000000">
        <w:instrText>HYPERLINK "https://docs.lido.fi/deployed-contracts/" \l "ethereum-part-2" \o "Direct link to Ethereum part"</w:instrText>
      </w:r>
      <w:ins w:id="85"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6BDDF61F" w14:textId="3977BDBD"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L1ERC20TokenBridge: </w:t>
      </w:r>
      <w:r w:rsidR="00000000">
        <w:fldChar w:fldCharType="begin"/>
      </w:r>
      <w:r w:rsidR="00000000">
        <w:instrText>HYPERLINK "https://etherscan.io/address/0x9de443AdC5A411E83F1878Ef24C3F52C61571e72" \t "_blank"</w:instrText>
      </w:r>
      <w:ins w:id="86" w:author="Gabriel Shapiro" w:date="2024-08-20T06:54:00Z" w16du:dateUtc="2024-08-20T11:54:00Z"/>
      <w:r w:rsidR="00000000">
        <w:fldChar w:fldCharType="separate"/>
      </w:r>
      <w:r w:rsidRPr="00F25AD0">
        <w:t>0x9de443AdC5A411E83F1878Ef24C3F52C61571e72</w:t>
      </w:r>
      <w:r w:rsidR="00000000">
        <w:fldChar w:fldCharType="end"/>
      </w:r>
      <w:r w:rsidRPr="00F25AD0">
        <w:rPr>
          <w:rFonts w:ascii="Times New Roman" w:hAnsi="Times New Roman" w:cs="Times New Roman"/>
        </w:rPr>
        <w:t> (proxy)</w:t>
      </w:r>
    </w:p>
    <w:p w14:paraId="3D37E62B" w14:textId="1E3D8045"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L1ERC20TokenBridge: </w:t>
      </w:r>
      <w:r w:rsidR="00000000">
        <w:fldChar w:fldCharType="begin"/>
      </w:r>
      <w:r w:rsidR="00000000">
        <w:instrText>HYPERLINK "https://etherscan.io/address/0x313819736457910ac1dd21a712a37f3d7595645a" \t "_blank"</w:instrText>
      </w:r>
      <w:ins w:id="87" w:author="Gabriel Shapiro" w:date="2024-08-20T06:54:00Z" w16du:dateUtc="2024-08-20T11:54:00Z"/>
      <w:r w:rsidR="00000000">
        <w:fldChar w:fldCharType="separate"/>
      </w:r>
      <w:r w:rsidRPr="00F25AD0">
        <w:rPr>
          <w:rStyle w:val="Hyperlink"/>
          <w:rFonts w:ascii="Times New Roman" w:hAnsi="Times New Roman" w:cs="Times New Roman"/>
        </w:rPr>
        <w:t>0x313819736457910ac1dd21a712a37f3d7595645a</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2485D079" w14:textId="05219886"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Base part</w:t>
      </w:r>
      <w:r w:rsidR="00000000">
        <w:fldChar w:fldCharType="begin"/>
      </w:r>
      <w:r w:rsidR="00000000">
        <w:instrText>HYPERLINK "https://docs.lido.fi/deployed-contracts/" \l "base-part" \o "Direct link to Base part"</w:instrText>
      </w:r>
      <w:ins w:id="88"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3C9B650F" w14:textId="103570DA"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ERC20Bridged: </w:t>
      </w:r>
      <w:r w:rsidR="00000000">
        <w:fldChar w:fldCharType="begin"/>
      </w:r>
      <w:r w:rsidR="00000000">
        <w:instrText>HYPERLINK "https://basescan.org/address/0xc1CBa3fCea344f92D9239c08C0568f6F2F0ee452" \t "_blank"</w:instrText>
      </w:r>
      <w:ins w:id="89" w:author="Gabriel Shapiro" w:date="2024-08-20T06:54:00Z" w16du:dateUtc="2024-08-20T11:54:00Z"/>
      <w:r w:rsidR="00000000">
        <w:fldChar w:fldCharType="separate"/>
      </w:r>
      <w:r w:rsidRPr="00F25AD0">
        <w:rPr>
          <w:rStyle w:val="Hyperlink"/>
          <w:rFonts w:ascii="Times New Roman" w:hAnsi="Times New Roman" w:cs="Times New Roman"/>
        </w:rPr>
        <w:t>0xc1CBa3fCea344f92D9239c08C0568f6F2F0ee452</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3080C5A5" w14:textId="7742CB3C"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ERC20Bridged: </w:t>
      </w:r>
      <w:r w:rsidR="00000000">
        <w:fldChar w:fldCharType="begin"/>
      </w:r>
      <w:r w:rsidR="00000000">
        <w:instrText>HYPERLINK "https://basescan.org/address/0x69ce2505ce515c0203160450157366f927243309" \t "_blank"</w:instrText>
      </w:r>
      <w:ins w:id="90" w:author="Gabriel Shapiro" w:date="2024-08-20T06:54:00Z" w16du:dateUtc="2024-08-20T11:54:00Z"/>
      <w:r w:rsidR="00000000">
        <w:fldChar w:fldCharType="separate"/>
      </w:r>
      <w:r w:rsidRPr="00F25AD0">
        <w:rPr>
          <w:rStyle w:val="Hyperlink"/>
          <w:rFonts w:ascii="Times New Roman" w:hAnsi="Times New Roman" w:cs="Times New Roman"/>
        </w:rPr>
        <w:t>0x69ce2505ce515c0203160450157366f927243309</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572B1292" w14:textId="1DF77BC9"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lastRenderedPageBreak/>
        <w:t>L2ERC20TokenBridge: </w:t>
      </w:r>
      <w:r w:rsidR="00000000">
        <w:fldChar w:fldCharType="begin"/>
      </w:r>
      <w:r w:rsidR="00000000">
        <w:instrText>HYPERLINK "https://basescan.org/address/0xac9D11cD4D7eF6e54F14643a393F68Ca014287AB" \t "_blank"</w:instrText>
      </w:r>
      <w:ins w:id="91" w:author="Gabriel Shapiro" w:date="2024-08-20T06:54:00Z" w16du:dateUtc="2024-08-20T11:54:00Z"/>
      <w:r w:rsidR="00000000">
        <w:fldChar w:fldCharType="separate"/>
      </w:r>
      <w:r w:rsidRPr="00F25AD0">
        <w:rPr>
          <w:rStyle w:val="Hyperlink"/>
          <w:rFonts w:ascii="Times New Roman" w:hAnsi="Times New Roman" w:cs="Times New Roman"/>
        </w:rPr>
        <w:t>0xac9D11cD4D7eF6e54F14643a393F68Ca014287AB</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2A745DC2" w14:textId="5723D4DE"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L2ERC20TokenBridge: </w:t>
      </w:r>
      <w:r w:rsidR="00000000">
        <w:fldChar w:fldCharType="begin"/>
      </w:r>
      <w:r w:rsidR="00000000">
        <w:instrText>HYPERLINK "https://basescan.org/address/0x7063ef4f2887586e96096d3e94c9b6961c50a9a2" \t "_blank"</w:instrText>
      </w:r>
      <w:ins w:id="92" w:author="Gabriel Shapiro" w:date="2024-08-20T06:54:00Z" w16du:dateUtc="2024-08-20T11:54:00Z"/>
      <w:r w:rsidR="00000000">
        <w:fldChar w:fldCharType="separate"/>
      </w:r>
      <w:r w:rsidRPr="00F25AD0">
        <w:rPr>
          <w:rStyle w:val="Hyperlink"/>
          <w:rFonts w:ascii="Times New Roman" w:hAnsi="Times New Roman" w:cs="Times New Roman"/>
        </w:rPr>
        <w:t>0x7063ef4f2887586e96096d3e94c9b6961c50a9a2</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4D3D9279" w14:textId="6024AE1F"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Base Governance Bridge Executor (OptimismBridgeExecutor contract is used): </w:t>
      </w:r>
      <w:r w:rsidR="00000000">
        <w:fldChar w:fldCharType="begin"/>
      </w:r>
      <w:r w:rsidR="00000000">
        <w:instrText>HYPERLINK "https://basescan.org/address/0x0E37599436974a25dDeEdF795C848d30Af46eaCF" \t "_blank"</w:instrText>
      </w:r>
      <w:ins w:id="93" w:author="Gabriel Shapiro" w:date="2024-08-20T06:54:00Z" w16du:dateUtc="2024-08-20T11:54:00Z"/>
      <w:r w:rsidR="00000000">
        <w:fldChar w:fldCharType="separate"/>
      </w:r>
      <w:r w:rsidRPr="00F25AD0">
        <w:rPr>
          <w:rStyle w:val="Hyperlink"/>
          <w:rFonts w:ascii="Times New Roman" w:hAnsi="Times New Roman" w:cs="Times New Roman"/>
        </w:rPr>
        <w:t>0x0E37599436974a25dDeEdF795C848d30Af46eaCF</w:t>
      </w:r>
      <w:r w:rsidR="00000000">
        <w:rPr>
          <w:rStyle w:val="Hyperlink"/>
          <w:rFonts w:ascii="Times New Roman" w:hAnsi="Times New Roman" w:cs="Times New Roman"/>
        </w:rPr>
        <w:fldChar w:fldCharType="end"/>
      </w:r>
    </w:p>
    <w:p w14:paraId="4E29123C" w14:textId="6E01072C" w:rsidR="00F25AD0" w:rsidRPr="00F25AD0" w:rsidRDefault="00F25AD0" w:rsidP="00F25AD0">
      <w:pPr>
        <w:numPr>
          <w:ilvl w:val="1"/>
          <w:numId w:val="44"/>
        </w:numPr>
        <w:jc w:val="both"/>
        <w:rPr>
          <w:rFonts w:ascii="Times New Roman" w:hAnsi="Times New Roman" w:cs="Times New Roman"/>
          <w:b/>
          <w:bCs/>
        </w:rPr>
      </w:pPr>
      <w:r w:rsidRPr="00F25AD0">
        <w:rPr>
          <w:rFonts w:ascii="Times New Roman" w:hAnsi="Times New Roman" w:cs="Times New Roman"/>
        </w:rPr>
        <w:t>ZkSync</w:t>
      </w:r>
      <w:r w:rsidRPr="00F25AD0">
        <w:rPr>
          <w:rFonts w:ascii="Times New Roman" w:hAnsi="Times New Roman" w:cs="Times New Roman"/>
          <w:b/>
          <w:bCs/>
        </w:rPr>
        <w:t xml:space="preserve"> Era</w:t>
      </w:r>
      <w:r w:rsidR="00000000">
        <w:fldChar w:fldCharType="begin"/>
      </w:r>
      <w:r w:rsidR="00000000">
        <w:instrText>HYPERLINK "https://docs.lido.fi/deployed-contracts/" \l "zksync-era" \o "Direct link to ZkSync Era"</w:instrText>
      </w:r>
      <w:ins w:id="94"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18AD5F51" w14:textId="3342FF9E"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Ethereum part</w:t>
      </w:r>
      <w:r w:rsidR="00000000">
        <w:fldChar w:fldCharType="begin"/>
      </w:r>
      <w:r w:rsidR="00000000">
        <w:instrText>HYPERLINK "https://docs.lido.fi/deployed-contracts/" \l "ethereum-part-3" \o "Direct link to Ethereum part"</w:instrText>
      </w:r>
      <w:ins w:id="95"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4E2E5FE5" w14:textId="586DACE9"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L1Executor: </w:t>
      </w:r>
      <w:r w:rsidR="00000000">
        <w:fldChar w:fldCharType="begin"/>
      </w:r>
      <w:r w:rsidR="00000000">
        <w:instrText>HYPERLINK "https://etherscan.io/address/0xFf7F4d05e3247374e86A3f7231A2Ed1CA63647F2" \t "_blank"</w:instrText>
      </w:r>
      <w:ins w:id="96" w:author="Gabriel Shapiro" w:date="2024-08-20T06:54:00Z" w16du:dateUtc="2024-08-20T11:54:00Z"/>
      <w:r w:rsidR="00000000">
        <w:fldChar w:fldCharType="separate"/>
      </w:r>
      <w:r w:rsidRPr="00F25AD0">
        <w:rPr>
          <w:rStyle w:val="Hyperlink"/>
          <w:rFonts w:ascii="Times New Roman" w:hAnsi="Times New Roman" w:cs="Times New Roman"/>
        </w:rPr>
        <w:t>0xFf7F4d05e3247374e86A3f7231A2Ed1CA63647F2</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6421BA3E" w14:textId="4F86A5BD"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L1Executor: </w:t>
      </w:r>
      <w:r w:rsidR="00000000">
        <w:fldChar w:fldCharType="begin"/>
      </w:r>
      <w:r w:rsidR="00000000">
        <w:instrText>HYPERLINK "https://etherscan.io/address/0x06185d60eD72a91D1367Eb0733B9d20AE7336D3B" \t "_blank"</w:instrText>
      </w:r>
      <w:ins w:id="97" w:author="Gabriel Shapiro" w:date="2024-08-20T06:54:00Z" w16du:dateUtc="2024-08-20T11:54:00Z"/>
      <w:r w:rsidR="00000000">
        <w:fldChar w:fldCharType="separate"/>
      </w:r>
      <w:r w:rsidRPr="00F25AD0">
        <w:rPr>
          <w:rStyle w:val="Hyperlink"/>
          <w:rFonts w:ascii="Times New Roman" w:hAnsi="Times New Roman" w:cs="Times New Roman"/>
        </w:rPr>
        <w:t>0x06185d60eD72a91D1367Eb0733B9d20AE7336D3B</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7CF2C57F" w14:textId="0C9258BC"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L1ERC20Bridge: </w:t>
      </w:r>
      <w:r w:rsidR="00000000">
        <w:fldChar w:fldCharType="begin"/>
      </w:r>
      <w:r w:rsidR="00000000">
        <w:instrText>HYPERLINK "https://etherscan.io/address/0x41527B2d03844dB6b0945f25702cB958b6d55989" \t "_blank"</w:instrText>
      </w:r>
      <w:ins w:id="98" w:author="Gabriel Shapiro" w:date="2024-08-20T06:54:00Z" w16du:dateUtc="2024-08-20T11:54:00Z"/>
      <w:r w:rsidR="00000000">
        <w:fldChar w:fldCharType="separate"/>
      </w:r>
      <w:r w:rsidRPr="00F25AD0">
        <w:rPr>
          <w:rStyle w:val="Hyperlink"/>
          <w:rFonts w:ascii="Times New Roman" w:hAnsi="Times New Roman" w:cs="Times New Roman"/>
        </w:rPr>
        <w:t>0x41527B2d03844dB6b0945f25702cB958b6d55989</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088F8556" w14:textId="1BF1191F"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L1ERC20Bridge: </w:t>
      </w:r>
      <w:r w:rsidR="00000000">
        <w:fldChar w:fldCharType="begin"/>
      </w:r>
      <w:r w:rsidR="00000000">
        <w:instrText>HYPERLINK "https://etherscan.io/address/0x9a810469F4a451Ebb7ef53672142053b4971587c" \t "_blank"</w:instrText>
      </w:r>
      <w:ins w:id="99" w:author="Gabriel Shapiro" w:date="2024-08-20T06:54:00Z" w16du:dateUtc="2024-08-20T11:54:00Z"/>
      <w:r w:rsidR="00000000">
        <w:fldChar w:fldCharType="separate"/>
      </w:r>
      <w:r w:rsidRPr="00F25AD0">
        <w:rPr>
          <w:rStyle w:val="Hyperlink"/>
          <w:rFonts w:ascii="Times New Roman" w:hAnsi="Times New Roman" w:cs="Times New Roman"/>
        </w:rPr>
        <w:t>0x9a810469F4a451Ebb7ef53672142053b4971587c</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04FAF2D0" w14:textId="1CAEE1A9"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ZkSync Era part</w:t>
      </w:r>
      <w:r w:rsidR="00000000">
        <w:fldChar w:fldCharType="begin"/>
      </w:r>
      <w:r w:rsidR="00000000">
        <w:instrText>HYPERLINK "https://docs.lido.fi/deployed-contracts/" \l "zksync-era-part" \o "Direct link to ZkSync Era part"</w:instrText>
      </w:r>
      <w:ins w:id="100"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2A41BC61" w14:textId="1D4E13B0"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ZkSyncBridgeExecutor: </w:t>
      </w:r>
      <w:r w:rsidR="00000000">
        <w:fldChar w:fldCharType="begin"/>
      </w:r>
      <w:r w:rsidR="00000000">
        <w:instrText>HYPERLINK "https://explorer.zksync.io/address/0x139EE25DCad405d2a038E7A67f9ffdbf0f573f3c" \t "_blank"</w:instrText>
      </w:r>
      <w:ins w:id="101" w:author="Gabriel Shapiro" w:date="2024-08-20T06:54:00Z" w16du:dateUtc="2024-08-20T11:54:00Z"/>
      <w:r w:rsidR="00000000">
        <w:fldChar w:fldCharType="separate"/>
      </w:r>
      <w:r w:rsidRPr="00F25AD0">
        <w:rPr>
          <w:rStyle w:val="Hyperlink"/>
          <w:rFonts w:ascii="Times New Roman" w:hAnsi="Times New Roman" w:cs="Times New Roman"/>
        </w:rPr>
        <w:t>0x139EE25DCad405d2a038E7A67f9ffdbf0f573f3c</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36E48C29" w14:textId="186906B3"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ZkSyncBridgeExecutor: </w:t>
      </w:r>
      <w:r w:rsidR="00000000">
        <w:fldChar w:fldCharType="begin"/>
      </w:r>
      <w:r w:rsidR="00000000">
        <w:instrText>HYPERLINK "https://explorer.zksync.io/address/0x13f46b59067f064c634fb17e207ed203916dccc8" \t "_blank"</w:instrText>
      </w:r>
      <w:ins w:id="102" w:author="Gabriel Shapiro" w:date="2024-08-20T06:54:00Z" w16du:dateUtc="2024-08-20T11:54:00Z"/>
      <w:r w:rsidR="00000000">
        <w:fldChar w:fldCharType="separate"/>
      </w:r>
      <w:r w:rsidRPr="00F25AD0">
        <w:rPr>
          <w:rStyle w:val="Hyperlink"/>
          <w:rFonts w:ascii="Times New Roman" w:hAnsi="Times New Roman" w:cs="Times New Roman"/>
        </w:rPr>
        <w:t>0x13f46b59067f064c634fb17e207ed203916dccc8</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78E1E033" w14:textId="06AAAEDD"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L2ERC20Bridge: </w:t>
      </w:r>
      <w:r w:rsidR="00000000">
        <w:fldChar w:fldCharType="begin"/>
      </w:r>
      <w:r w:rsidR="00000000">
        <w:instrText>HYPERLINK "https://explorer.zksync.io/address/0xE1D6A50E7101c8f8db77352897Ee3f1AC53f782B" \t "_blank"</w:instrText>
      </w:r>
      <w:ins w:id="103" w:author="Gabriel Shapiro" w:date="2024-08-20T06:54:00Z" w16du:dateUtc="2024-08-20T11:54:00Z"/>
      <w:r w:rsidR="00000000">
        <w:fldChar w:fldCharType="separate"/>
      </w:r>
      <w:r w:rsidRPr="00F25AD0">
        <w:rPr>
          <w:rStyle w:val="Hyperlink"/>
          <w:rFonts w:ascii="Times New Roman" w:hAnsi="Times New Roman" w:cs="Times New Roman"/>
        </w:rPr>
        <w:t>0xE1D6A50E7101c8f8db77352897Ee3f1AC53f782B</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0C630688" w14:textId="584D9583"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L2ERC20Bridge: </w:t>
      </w:r>
      <w:r w:rsidR="00000000">
        <w:fldChar w:fldCharType="begin"/>
      </w:r>
      <w:r w:rsidR="00000000">
        <w:instrText>HYPERLINK "https://explorer.zksync.io/address/0x64Ee90B086c99fD3439354f382Fef25229A01F02" \t "_blank"</w:instrText>
      </w:r>
      <w:ins w:id="104" w:author="Gabriel Shapiro" w:date="2024-08-20T06:54:00Z" w16du:dateUtc="2024-08-20T11:54:00Z"/>
      <w:r w:rsidR="00000000">
        <w:fldChar w:fldCharType="separate"/>
      </w:r>
      <w:r w:rsidRPr="00F25AD0">
        <w:rPr>
          <w:rStyle w:val="Hyperlink"/>
          <w:rFonts w:ascii="Times New Roman" w:hAnsi="Times New Roman" w:cs="Times New Roman"/>
        </w:rPr>
        <w:t>0x64Ee90B086c99fD3439354f382Fef25229A01F02</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4DFE4893" w14:textId="0F05BA69"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ERC20BridgedUpgradeable: </w:t>
      </w:r>
      <w:r w:rsidR="00000000">
        <w:fldChar w:fldCharType="begin"/>
      </w:r>
      <w:r w:rsidR="00000000">
        <w:instrText>HYPERLINK "https://explorer.zksync.io/address/0x703b52F2b28fEbcB60E1372858AF5b18849FE867" \t "_blank"</w:instrText>
      </w:r>
      <w:ins w:id="105" w:author="Gabriel Shapiro" w:date="2024-08-20T06:54:00Z" w16du:dateUtc="2024-08-20T11:54:00Z"/>
      <w:r w:rsidR="00000000">
        <w:fldChar w:fldCharType="separate"/>
      </w:r>
      <w:r w:rsidRPr="00F25AD0">
        <w:rPr>
          <w:rStyle w:val="Hyperlink"/>
          <w:rFonts w:ascii="Times New Roman" w:hAnsi="Times New Roman" w:cs="Times New Roman"/>
        </w:rPr>
        <w:t>0x703b52F2b28fEbcB60E1372858AF5b18849FE867</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2F331FF2" w14:textId="7C675887"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ERC20BridgedUpgradeable: </w:t>
      </w:r>
      <w:r w:rsidR="00000000">
        <w:fldChar w:fldCharType="begin"/>
      </w:r>
      <w:r w:rsidR="00000000">
        <w:instrText>HYPERLINK "https://explorer.zksync.io/address/0xc7a0daa1b8fea68532b6425d0e156088b0d2ab2c" \t "_blank"</w:instrText>
      </w:r>
      <w:ins w:id="106" w:author="Gabriel Shapiro" w:date="2024-08-20T06:54:00Z" w16du:dateUtc="2024-08-20T11:54:00Z"/>
      <w:r w:rsidR="00000000">
        <w:fldChar w:fldCharType="separate"/>
      </w:r>
      <w:r w:rsidRPr="00F25AD0">
        <w:rPr>
          <w:rStyle w:val="Hyperlink"/>
          <w:rFonts w:ascii="Times New Roman" w:hAnsi="Times New Roman" w:cs="Times New Roman"/>
        </w:rPr>
        <w:t>0xc7a0daa1b8fea68532b6425d0e156088b0d2ab2c</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575D5A02" w14:textId="0714FD7B" w:rsidR="00F25AD0" w:rsidRPr="00F25AD0" w:rsidRDefault="00F25AD0" w:rsidP="00C8237C">
      <w:pPr>
        <w:numPr>
          <w:ilvl w:val="2"/>
          <w:numId w:val="44"/>
        </w:numPr>
        <w:tabs>
          <w:tab w:val="num" w:pos="720"/>
        </w:tabs>
        <w:jc w:val="both"/>
        <w:rPr>
          <w:rFonts w:ascii="Times New Roman" w:hAnsi="Times New Roman" w:cs="Times New Roman"/>
        </w:rPr>
      </w:pPr>
      <w:r w:rsidRPr="00F25AD0">
        <w:rPr>
          <w:rFonts w:ascii="Times New Roman" w:hAnsi="Times New Roman" w:cs="Times New Roman"/>
          <w:b/>
          <w:bCs/>
        </w:rPr>
        <w:t>ProxyAdmin</w:t>
      </w:r>
      <w:r w:rsidRPr="00F25AD0">
        <w:rPr>
          <w:rFonts w:ascii="Times New Roman" w:hAnsi="Times New Roman" w:cs="Times New Roman"/>
        </w:rPr>
        <w:t>: </w:t>
      </w:r>
      <w:r w:rsidR="00000000">
        <w:fldChar w:fldCharType="begin"/>
      </w:r>
      <w:r w:rsidR="00000000">
        <w:instrText>HYPERLINK "https://explorer.zksync.io/address/0xbd80e505ecc49bae2cc86094a78fa0e2db28b52a" \t "_blank"</w:instrText>
      </w:r>
      <w:ins w:id="107" w:author="Gabriel Shapiro" w:date="2024-08-20T06:54:00Z" w16du:dateUtc="2024-08-20T11:54:00Z"/>
      <w:r w:rsidR="00000000">
        <w:fldChar w:fldCharType="separate"/>
      </w:r>
      <w:r w:rsidRPr="00F25AD0">
        <w:rPr>
          <w:rStyle w:val="Hyperlink"/>
          <w:rFonts w:ascii="Times New Roman" w:hAnsi="Times New Roman" w:cs="Times New Roman"/>
        </w:rPr>
        <w:t>0xbd80e505ecc49bae2cc86094a78fa0e2db28b52a</w:t>
      </w:r>
      <w:r w:rsidR="00000000">
        <w:rPr>
          <w:rStyle w:val="Hyperlink"/>
          <w:rFonts w:ascii="Times New Roman" w:hAnsi="Times New Roman" w:cs="Times New Roman"/>
        </w:rPr>
        <w:fldChar w:fldCharType="end"/>
      </w:r>
      <w:r w:rsidRPr="00F25AD0">
        <w:rPr>
          <w:rFonts w:ascii="Times New Roman" w:hAnsi="Times New Roman" w:cs="Times New Roman"/>
        </w:rPr>
        <w:t> for</w:t>
      </w:r>
    </w:p>
    <w:p w14:paraId="3352E96D" w14:textId="77777777" w:rsidR="00F25AD0" w:rsidRPr="00F25AD0" w:rsidRDefault="00F25AD0" w:rsidP="00C8237C">
      <w:pPr>
        <w:numPr>
          <w:ilvl w:val="3"/>
          <w:numId w:val="44"/>
        </w:numPr>
        <w:tabs>
          <w:tab w:val="num" w:pos="720"/>
          <w:tab w:val="num" w:pos="1440"/>
        </w:tabs>
        <w:jc w:val="both"/>
        <w:rPr>
          <w:rFonts w:ascii="Times New Roman" w:hAnsi="Times New Roman" w:cs="Times New Roman"/>
        </w:rPr>
      </w:pPr>
      <w:r w:rsidRPr="00F25AD0">
        <w:rPr>
          <w:rFonts w:ascii="Times New Roman" w:hAnsi="Times New Roman" w:cs="Times New Roman"/>
        </w:rPr>
        <w:t>ZkSyncBridgeExecutor</w:t>
      </w:r>
    </w:p>
    <w:p w14:paraId="0ED1C741" w14:textId="77777777" w:rsidR="00F25AD0" w:rsidRPr="00F25AD0" w:rsidRDefault="00F25AD0" w:rsidP="00C8237C">
      <w:pPr>
        <w:numPr>
          <w:ilvl w:val="3"/>
          <w:numId w:val="44"/>
        </w:numPr>
        <w:tabs>
          <w:tab w:val="num" w:pos="720"/>
          <w:tab w:val="num" w:pos="1440"/>
        </w:tabs>
        <w:jc w:val="both"/>
        <w:rPr>
          <w:rFonts w:ascii="Times New Roman" w:hAnsi="Times New Roman" w:cs="Times New Roman"/>
        </w:rPr>
      </w:pPr>
      <w:r w:rsidRPr="00F25AD0">
        <w:rPr>
          <w:rFonts w:ascii="Times New Roman" w:hAnsi="Times New Roman" w:cs="Times New Roman"/>
        </w:rPr>
        <w:t>ERC20BridgedUpgradeable</w:t>
      </w:r>
    </w:p>
    <w:p w14:paraId="20D5B51F" w14:textId="661C50C8" w:rsidR="00F25AD0" w:rsidRPr="00F25AD0" w:rsidRDefault="00F25AD0" w:rsidP="00F25AD0">
      <w:pPr>
        <w:numPr>
          <w:ilvl w:val="1"/>
          <w:numId w:val="44"/>
        </w:numPr>
        <w:jc w:val="both"/>
        <w:rPr>
          <w:rFonts w:ascii="Times New Roman" w:hAnsi="Times New Roman" w:cs="Times New Roman"/>
          <w:b/>
          <w:bCs/>
        </w:rPr>
      </w:pPr>
      <w:r w:rsidRPr="00F25AD0">
        <w:rPr>
          <w:rFonts w:ascii="Times New Roman" w:hAnsi="Times New Roman" w:cs="Times New Roman"/>
        </w:rPr>
        <w:t>Mantle</w:t>
      </w:r>
      <w:r w:rsidR="00000000">
        <w:fldChar w:fldCharType="begin"/>
      </w:r>
      <w:r w:rsidR="00000000">
        <w:instrText>HYPERLINK "https://docs.lido.fi/deployed-contracts/" \l "mantle" \o "Direct link to Mantle"</w:instrText>
      </w:r>
      <w:ins w:id="108"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41923C0E" w14:textId="183912E8"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Ethereum part</w:t>
      </w:r>
      <w:r w:rsidR="00000000">
        <w:fldChar w:fldCharType="begin"/>
      </w:r>
      <w:r w:rsidR="00000000">
        <w:instrText>HYPERLINK "https://docs.lido.fi/deployed-contracts/" \l "ethereum-part-4" \o "Direct link to Ethereum part"</w:instrText>
      </w:r>
      <w:ins w:id="109"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2216BE1A" w14:textId="1D871181" w:rsidR="00F25AD0" w:rsidRPr="00F25AD0" w:rsidRDefault="00F25AD0" w:rsidP="00C8237C">
      <w:pPr>
        <w:numPr>
          <w:ilvl w:val="3"/>
          <w:numId w:val="44"/>
        </w:numPr>
        <w:tabs>
          <w:tab w:val="num" w:pos="720"/>
          <w:tab w:val="num" w:pos="1440"/>
        </w:tabs>
        <w:jc w:val="both"/>
        <w:rPr>
          <w:rFonts w:ascii="Times New Roman" w:hAnsi="Times New Roman" w:cs="Times New Roman"/>
        </w:rPr>
      </w:pPr>
      <w:r w:rsidRPr="00F25AD0">
        <w:rPr>
          <w:rFonts w:ascii="Times New Roman" w:hAnsi="Times New Roman" w:cs="Times New Roman"/>
        </w:rPr>
        <w:lastRenderedPageBreak/>
        <w:t>L1ERC20TokenBridge: </w:t>
      </w:r>
      <w:r w:rsidR="00000000">
        <w:fldChar w:fldCharType="begin"/>
      </w:r>
      <w:r w:rsidR="00000000">
        <w:instrText>HYPERLINK "https://etherscan.io/address/0x2D001d79E5aF5F65a939781FE228B267a8Ed468B" \t "_blank"</w:instrText>
      </w:r>
      <w:ins w:id="110" w:author="Gabriel Shapiro" w:date="2024-08-20T06:54:00Z" w16du:dateUtc="2024-08-20T11:54:00Z"/>
      <w:r w:rsidR="00000000">
        <w:fldChar w:fldCharType="separate"/>
      </w:r>
      <w:r w:rsidRPr="00F25AD0">
        <w:rPr>
          <w:rStyle w:val="Hyperlink"/>
          <w:rFonts w:ascii="Times New Roman" w:hAnsi="Times New Roman" w:cs="Times New Roman"/>
        </w:rPr>
        <w:t>0x2D001d79E5aF5F65a939781FE228B267a8Ed468B</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5D87BD31" w14:textId="4C77BCEC"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L1ERC20TokenBridge: </w:t>
      </w:r>
      <w:r w:rsidR="00000000">
        <w:fldChar w:fldCharType="begin"/>
      </w:r>
      <w:r w:rsidR="00000000">
        <w:instrText>HYPERLINK "https://etherscan.io/address/0x6fBBe1Af52D22557D7F161Dc5952E306F4742e23" \t "_blank"</w:instrText>
      </w:r>
      <w:ins w:id="111" w:author="Gabriel Shapiro" w:date="2024-08-20T06:54:00Z" w16du:dateUtc="2024-08-20T11:54:00Z"/>
      <w:r w:rsidR="00000000">
        <w:fldChar w:fldCharType="separate"/>
      </w:r>
      <w:r w:rsidRPr="00F25AD0">
        <w:rPr>
          <w:rStyle w:val="Hyperlink"/>
          <w:rFonts w:ascii="Times New Roman" w:hAnsi="Times New Roman" w:cs="Times New Roman"/>
        </w:rPr>
        <w:t>0x6fBBe1Af52D22557D7F161Dc5952E306F4742e23</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3B71E129" w14:textId="5AA4AD49"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Mantle part</w:t>
      </w:r>
      <w:r w:rsidR="00000000">
        <w:fldChar w:fldCharType="begin"/>
      </w:r>
      <w:r w:rsidR="00000000">
        <w:instrText>HYPERLINK "https://docs.lido.fi/deployed-contracts/" \l "mantle-part" \o "Direct link to Mantle part"</w:instrText>
      </w:r>
      <w:ins w:id="112"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1AD7AC00" w14:textId="4D46EC04"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ERC20BridgedPermit: </w:t>
      </w:r>
      <w:r w:rsidR="00000000">
        <w:fldChar w:fldCharType="begin"/>
      </w:r>
      <w:r w:rsidR="00000000">
        <w:instrText>HYPERLINK "https://explorer.mantle.xyz/address/0x458ed78EB972a369799fb278c0243b25e5242A83" \t "_blank"</w:instrText>
      </w:r>
      <w:ins w:id="113" w:author="Gabriel Shapiro" w:date="2024-08-20T06:54:00Z" w16du:dateUtc="2024-08-20T11:54:00Z"/>
      <w:r w:rsidR="00000000">
        <w:fldChar w:fldCharType="separate"/>
      </w:r>
      <w:r w:rsidRPr="00F25AD0">
        <w:rPr>
          <w:rStyle w:val="Hyperlink"/>
          <w:rFonts w:ascii="Times New Roman" w:hAnsi="Times New Roman" w:cs="Times New Roman"/>
        </w:rPr>
        <w:t>0x458ed78EB972a369799fb278c0243b25e5242A83</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5EEE4820" w14:textId="0AA1E5CD"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ERC20BridgedPermit: </w:t>
      </w:r>
      <w:r w:rsidR="00000000">
        <w:fldChar w:fldCharType="begin"/>
      </w:r>
      <w:r w:rsidR="00000000">
        <w:instrText>HYPERLINK "https://explorer.mantle.xyz/address/0x1FaBaAec88198291A4efCc85Cabb33a3785165ba" \t "_blank"</w:instrText>
      </w:r>
      <w:ins w:id="114" w:author="Gabriel Shapiro" w:date="2024-08-20T06:54:00Z" w16du:dateUtc="2024-08-20T11:54:00Z"/>
      <w:r w:rsidR="00000000">
        <w:fldChar w:fldCharType="separate"/>
      </w:r>
      <w:r w:rsidRPr="00F25AD0">
        <w:rPr>
          <w:rStyle w:val="Hyperlink"/>
          <w:rFonts w:ascii="Times New Roman" w:hAnsi="Times New Roman" w:cs="Times New Roman"/>
        </w:rPr>
        <w:t>0x1FaBaAec88198291A4efCc85Cabb33a3785165ba</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7651E271" w14:textId="273D59FC"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L2ERC20TokenBridge: </w:t>
      </w:r>
      <w:r w:rsidR="00000000">
        <w:fldChar w:fldCharType="begin"/>
      </w:r>
      <w:r w:rsidR="00000000">
        <w:instrText>HYPERLINK "https://explorer.mantle.xyz/address/0x9c46560D6209743968cC24150893631A39AfDe4d" \t "_blank"</w:instrText>
      </w:r>
      <w:ins w:id="115" w:author="Gabriel Shapiro" w:date="2024-08-20T06:54:00Z" w16du:dateUtc="2024-08-20T11:54:00Z"/>
      <w:r w:rsidR="00000000">
        <w:fldChar w:fldCharType="separate"/>
      </w:r>
      <w:r w:rsidRPr="00F25AD0">
        <w:rPr>
          <w:rStyle w:val="Hyperlink"/>
          <w:rFonts w:ascii="Times New Roman" w:hAnsi="Times New Roman" w:cs="Times New Roman"/>
        </w:rPr>
        <w:t>0x9c46560D6209743968cC24150893631A39AfDe4d</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3E68FBB1" w14:textId="7D2BB9FC"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L2ERC20TokenBridge: </w:t>
      </w:r>
      <w:r w:rsidR="00000000">
        <w:fldChar w:fldCharType="begin"/>
      </w:r>
      <w:r w:rsidR="00000000">
        <w:instrText>HYPERLINK "https://explorer.mantle.xyz/address/0xf10A7ffC613a9b23Abc36167925A375bf5986181" \t "_blank"</w:instrText>
      </w:r>
      <w:ins w:id="116" w:author="Gabriel Shapiro" w:date="2024-08-20T06:54:00Z" w16du:dateUtc="2024-08-20T11:54:00Z"/>
      <w:r w:rsidR="00000000">
        <w:fldChar w:fldCharType="separate"/>
      </w:r>
      <w:r w:rsidRPr="00F25AD0">
        <w:rPr>
          <w:rStyle w:val="Hyperlink"/>
          <w:rFonts w:ascii="Times New Roman" w:hAnsi="Times New Roman" w:cs="Times New Roman"/>
        </w:rPr>
        <w:t>0xf10A7ffC613a9b23Abc36167925A375bf5986181</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5C8C8BD7" w14:textId="18A15017"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Mantle Governance Bridge Executor (OptimismBridgeExecutor contract is used): </w:t>
      </w:r>
      <w:r w:rsidR="00000000">
        <w:fldChar w:fldCharType="begin"/>
      </w:r>
      <w:r w:rsidR="00000000">
        <w:instrText>HYPERLINK "https://explorer.mantle.xyz/address/0x3a7b055bf88cdc59d20d0245809c6e6b3c5819dd" \t "_blank"</w:instrText>
      </w:r>
      <w:ins w:id="117" w:author="Gabriel Shapiro" w:date="2024-08-20T06:54:00Z" w16du:dateUtc="2024-08-20T11:54:00Z"/>
      <w:r w:rsidR="00000000">
        <w:fldChar w:fldCharType="separate"/>
      </w:r>
      <w:r w:rsidRPr="00F25AD0">
        <w:rPr>
          <w:rStyle w:val="Hyperlink"/>
          <w:rFonts w:ascii="Times New Roman" w:hAnsi="Times New Roman" w:cs="Times New Roman"/>
        </w:rPr>
        <w:t>0x3a7b055bf88cdc59d20d0245809c6e6b3c5819dd</w:t>
      </w:r>
      <w:r w:rsidR="00000000">
        <w:rPr>
          <w:rStyle w:val="Hyperlink"/>
          <w:rFonts w:ascii="Times New Roman" w:hAnsi="Times New Roman" w:cs="Times New Roman"/>
        </w:rPr>
        <w:fldChar w:fldCharType="end"/>
      </w:r>
    </w:p>
    <w:p w14:paraId="16DDAF71" w14:textId="75A18E24" w:rsidR="00F25AD0" w:rsidRPr="00F25AD0" w:rsidRDefault="00F25AD0" w:rsidP="00F25AD0">
      <w:pPr>
        <w:numPr>
          <w:ilvl w:val="1"/>
          <w:numId w:val="44"/>
        </w:numPr>
        <w:jc w:val="both"/>
        <w:rPr>
          <w:rFonts w:ascii="Times New Roman" w:hAnsi="Times New Roman" w:cs="Times New Roman"/>
          <w:b/>
          <w:bCs/>
        </w:rPr>
      </w:pPr>
      <w:r w:rsidRPr="00F25AD0">
        <w:rPr>
          <w:rFonts w:ascii="Times New Roman" w:hAnsi="Times New Roman" w:cs="Times New Roman"/>
          <w:b/>
          <w:bCs/>
        </w:rPr>
        <w:t>Linea</w:t>
      </w:r>
      <w:r w:rsidR="00000000">
        <w:fldChar w:fldCharType="begin"/>
      </w:r>
      <w:r w:rsidR="00000000">
        <w:instrText>HYPERLINK "https://docs.lido.fi/deployed-contracts/" \l "linea" \o "Direct link to Linea"</w:instrText>
      </w:r>
      <w:ins w:id="118"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51A050F3" w14:textId="3E2B19A6"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Ethereum part</w:t>
      </w:r>
      <w:r w:rsidR="00000000">
        <w:fldChar w:fldCharType="begin"/>
      </w:r>
      <w:r w:rsidR="00000000">
        <w:instrText>HYPERLINK "https://docs.lido.fi/deployed-contracts/" \l "ethereum-part-5" \o "Direct link to Ethereum part"</w:instrText>
      </w:r>
      <w:ins w:id="119"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0E4E5E63" w14:textId="565316C8"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 TokenBridge (Canonical Bridge): </w:t>
      </w:r>
      <w:r w:rsidR="00000000">
        <w:fldChar w:fldCharType="begin"/>
      </w:r>
      <w:r w:rsidR="00000000">
        <w:instrText>HYPERLINK "https://etherscan.io/address/0x051f1d88f0af5763fb888ec4378b4d8b29ea3319" \t "_blank"</w:instrText>
      </w:r>
      <w:ins w:id="120" w:author="Gabriel Shapiro" w:date="2024-08-20T06:54:00Z" w16du:dateUtc="2024-08-20T11:54:00Z"/>
      <w:r w:rsidR="00000000">
        <w:fldChar w:fldCharType="separate"/>
      </w:r>
      <w:r w:rsidRPr="00F25AD0">
        <w:rPr>
          <w:rStyle w:val="Hyperlink"/>
          <w:rFonts w:ascii="Times New Roman" w:hAnsi="Times New Roman" w:cs="Times New Roman"/>
        </w:rPr>
        <w:t>0x051f1d88f0af5763fb888ec4378b4d8b29ea3319</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6F87A2DA" w14:textId="5DF282B2"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 TokenBridge (Canonical Bridge): </w:t>
      </w:r>
      <w:r w:rsidR="00000000">
        <w:fldChar w:fldCharType="begin"/>
      </w:r>
      <w:r w:rsidR="00000000">
        <w:instrText>HYPERLINK "https://etherscan.io/address/0x6ccfd65b0b14f67259c77ca6267104e058ddb292" \t "_blank"</w:instrText>
      </w:r>
      <w:ins w:id="121" w:author="Gabriel Shapiro" w:date="2024-08-20T06:54:00Z" w16du:dateUtc="2024-08-20T11:54:00Z"/>
      <w:r w:rsidR="00000000">
        <w:fldChar w:fldCharType="separate"/>
      </w:r>
      <w:r w:rsidRPr="00F25AD0">
        <w:rPr>
          <w:rStyle w:val="Hyperlink"/>
          <w:rFonts w:ascii="Times New Roman" w:hAnsi="Times New Roman" w:cs="Times New Roman"/>
        </w:rPr>
        <w:t>0x6ccfd65b0b14f67259c77ca6267104e058ddb292</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417F6973" w14:textId="2237C13C" w:rsidR="00F25AD0" w:rsidRPr="00F25AD0" w:rsidRDefault="00F25AD0" w:rsidP="00C8237C">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ProxyAdmin for L1 TokenBridge: </w:t>
      </w:r>
      <w:r w:rsidR="00000000">
        <w:fldChar w:fldCharType="begin"/>
      </w:r>
      <w:r w:rsidR="00000000">
        <w:instrText>HYPERLINK "https://etherscan.io/address/0x5b0bb17755fba06028530682e2fd5bc373931768" \t "_blank"</w:instrText>
      </w:r>
      <w:ins w:id="122" w:author="Gabriel Shapiro" w:date="2024-08-20T06:54:00Z" w16du:dateUtc="2024-08-20T11:54:00Z"/>
      <w:r w:rsidR="00000000">
        <w:fldChar w:fldCharType="separate"/>
      </w:r>
      <w:r w:rsidRPr="00F25AD0">
        <w:rPr>
          <w:rStyle w:val="Hyperlink"/>
          <w:rFonts w:ascii="Times New Roman" w:hAnsi="Times New Roman" w:cs="Times New Roman"/>
        </w:rPr>
        <w:t>0x5b0bb17755fba06028530682e2fd5bc373931768</w:t>
      </w:r>
      <w:r w:rsidR="00000000">
        <w:rPr>
          <w:rStyle w:val="Hyperlink"/>
          <w:rFonts w:ascii="Times New Roman" w:hAnsi="Times New Roman" w:cs="Times New Roman"/>
        </w:rPr>
        <w:fldChar w:fldCharType="end"/>
      </w:r>
    </w:p>
    <w:p w14:paraId="4FFD3C1D" w14:textId="33DD9E6F"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Linea part</w:t>
      </w:r>
      <w:r w:rsidR="00000000">
        <w:fldChar w:fldCharType="begin"/>
      </w:r>
      <w:r w:rsidR="00000000">
        <w:instrText>HYPERLINK "https://docs.lido.fi/deployed-contracts/" \l "linea-part" \o "Direct link to Linea part"</w:instrText>
      </w:r>
      <w:ins w:id="123"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40F80E7C" w14:textId="0D179F99"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CustomBridgedToken: </w:t>
      </w:r>
      <w:r w:rsidR="00000000">
        <w:fldChar w:fldCharType="begin"/>
      </w:r>
      <w:r w:rsidR="00000000">
        <w:instrText>HYPERLINK "https://lineascan.build/address/0xB5beDd42000b71FddE22D3eE8a79Bd49A568fC8F" \t "_blank"</w:instrText>
      </w:r>
      <w:ins w:id="124" w:author="Gabriel Shapiro" w:date="2024-08-20T06:54:00Z" w16du:dateUtc="2024-08-20T11:54:00Z"/>
      <w:r w:rsidR="00000000">
        <w:fldChar w:fldCharType="separate"/>
      </w:r>
      <w:r w:rsidRPr="00F25AD0">
        <w:rPr>
          <w:rStyle w:val="Hyperlink"/>
          <w:rFonts w:ascii="Times New Roman" w:hAnsi="Times New Roman" w:cs="Times New Roman"/>
        </w:rPr>
        <w:t>0xB5beDd42000b71FddE22D3eE8a79Bd49A568fC8F</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07507EBF" w14:textId="1AE678D6"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wstETH CustomBridgedToken: </w:t>
      </w:r>
      <w:r w:rsidR="00000000">
        <w:fldChar w:fldCharType="begin"/>
      </w:r>
      <w:r w:rsidR="00000000">
        <w:instrText>HYPERLINK "https://lineascan.build/address/0xc0583e2f5930ede5fab9d57bac4169878730b010" \t "_blank"</w:instrText>
      </w:r>
      <w:ins w:id="125" w:author="Gabriel Shapiro" w:date="2024-08-20T06:54:00Z" w16du:dateUtc="2024-08-20T11:54:00Z"/>
      <w:r w:rsidR="00000000">
        <w:fldChar w:fldCharType="separate"/>
      </w:r>
      <w:r w:rsidRPr="00F25AD0">
        <w:rPr>
          <w:rStyle w:val="Hyperlink"/>
          <w:rFonts w:ascii="Times New Roman" w:hAnsi="Times New Roman" w:cs="Times New Roman"/>
        </w:rPr>
        <w:t>0xc0583e2F5930EDE5Fab9D57bAC4169878730B010</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361B14BE" w14:textId="71A3AB27"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ProxyAdmin for wstETH CustomBridgedToken: </w:t>
      </w:r>
      <w:r w:rsidR="00000000">
        <w:fldChar w:fldCharType="begin"/>
      </w:r>
      <w:r w:rsidR="00000000">
        <w:instrText>HYPERLINK "https://lineascan.build/address/0xF951d7592e03eDB0Bab3D533935e678Ce64Eb927" \t "_blank"</w:instrText>
      </w:r>
      <w:ins w:id="126" w:author="Gabriel Shapiro" w:date="2024-08-20T06:54:00Z" w16du:dateUtc="2024-08-20T11:54:00Z"/>
      <w:r w:rsidR="00000000">
        <w:fldChar w:fldCharType="separate"/>
      </w:r>
      <w:r w:rsidRPr="00F25AD0">
        <w:rPr>
          <w:rStyle w:val="Hyperlink"/>
          <w:rFonts w:ascii="Times New Roman" w:hAnsi="Times New Roman" w:cs="Times New Roman"/>
        </w:rPr>
        <w:t>0xF951d7592e03eDB0Bab3D533935e678Ce64Eb927</w:t>
      </w:r>
      <w:r w:rsidR="00000000">
        <w:rPr>
          <w:rStyle w:val="Hyperlink"/>
          <w:rFonts w:ascii="Times New Roman" w:hAnsi="Times New Roman" w:cs="Times New Roman"/>
        </w:rPr>
        <w:fldChar w:fldCharType="end"/>
      </w:r>
    </w:p>
    <w:p w14:paraId="47F78F12" w14:textId="60426F27"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 TokenBridge (Canonical Bridge): </w:t>
      </w:r>
      <w:r w:rsidR="00000000">
        <w:fldChar w:fldCharType="begin"/>
      </w:r>
      <w:r w:rsidR="00000000">
        <w:instrText>HYPERLINK "https://lineascan.build/address/0x353012dc4a9a6cf55c941badc267f82004a8ceb9" \t "_blank"</w:instrText>
      </w:r>
      <w:ins w:id="127" w:author="Gabriel Shapiro" w:date="2024-08-20T06:54:00Z" w16du:dateUtc="2024-08-20T11:54:00Z"/>
      <w:r w:rsidR="00000000">
        <w:fldChar w:fldCharType="separate"/>
      </w:r>
      <w:r w:rsidRPr="00F25AD0">
        <w:rPr>
          <w:rStyle w:val="Hyperlink"/>
          <w:rFonts w:ascii="Times New Roman" w:hAnsi="Times New Roman" w:cs="Times New Roman"/>
        </w:rPr>
        <w:t>0x353012dc4a9a6cf55c941badc267f82004a8ceb9</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7F387B67" w14:textId="2971031D"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lastRenderedPageBreak/>
        <w:t>L2 TokenBridge (Canonical Bridge): </w:t>
      </w:r>
      <w:r w:rsidR="00000000">
        <w:fldChar w:fldCharType="begin"/>
      </w:r>
      <w:r w:rsidR="00000000">
        <w:instrText>HYPERLINK "https://lineascan.build/address/0x2bfdf4a0d54c93a4baf74f8dcea8a275d8ee97a9" \t "_blank"</w:instrText>
      </w:r>
      <w:ins w:id="128" w:author="Gabriel Shapiro" w:date="2024-08-20T06:54:00Z" w16du:dateUtc="2024-08-20T11:54:00Z"/>
      <w:r w:rsidR="00000000">
        <w:fldChar w:fldCharType="separate"/>
      </w:r>
      <w:r w:rsidRPr="00F25AD0">
        <w:rPr>
          <w:rStyle w:val="Hyperlink"/>
          <w:rFonts w:ascii="Times New Roman" w:hAnsi="Times New Roman" w:cs="Times New Roman"/>
        </w:rPr>
        <w:t>0x2bfdf4a0d54C93a4bAF74F8DcEA8a275D8EE97a9</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34E324C4" w14:textId="327C87C6"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LineaBridgeExecutor: </w:t>
      </w:r>
      <w:r w:rsidR="00000000">
        <w:fldChar w:fldCharType="begin"/>
      </w:r>
      <w:r w:rsidR="00000000">
        <w:instrText>HYPERLINK "https://lineascan.build/address/0x74Be82F00CC867614803ffd7f36A2a4aF0405670" \t "_blank"</w:instrText>
      </w:r>
      <w:ins w:id="129" w:author="Gabriel Shapiro" w:date="2024-08-20T06:54:00Z" w16du:dateUtc="2024-08-20T11:54:00Z"/>
      <w:r w:rsidR="00000000">
        <w:fldChar w:fldCharType="separate"/>
      </w:r>
      <w:r w:rsidRPr="00F25AD0">
        <w:rPr>
          <w:rStyle w:val="Hyperlink"/>
          <w:rFonts w:ascii="Times New Roman" w:hAnsi="Times New Roman" w:cs="Times New Roman"/>
        </w:rPr>
        <w:t>0x74Be82F00CC867614803ffd7f36A2a4aF0405670</w:t>
      </w:r>
      <w:r w:rsidR="00000000">
        <w:rPr>
          <w:rStyle w:val="Hyperlink"/>
          <w:rFonts w:ascii="Times New Roman" w:hAnsi="Times New Roman" w:cs="Times New Roman"/>
        </w:rPr>
        <w:fldChar w:fldCharType="end"/>
      </w:r>
    </w:p>
    <w:p w14:paraId="090640E8" w14:textId="14AC342C" w:rsidR="00F25AD0" w:rsidRPr="00F25AD0" w:rsidRDefault="00F25AD0" w:rsidP="00F25AD0">
      <w:pPr>
        <w:numPr>
          <w:ilvl w:val="1"/>
          <w:numId w:val="44"/>
        </w:numPr>
        <w:jc w:val="both"/>
        <w:rPr>
          <w:rFonts w:ascii="Times New Roman" w:hAnsi="Times New Roman" w:cs="Times New Roman"/>
          <w:b/>
          <w:bCs/>
        </w:rPr>
      </w:pPr>
      <w:r w:rsidRPr="00F25AD0">
        <w:rPr>
          <w:rFonts w:ascii="Times New Roman" w:hAnsi="Times New Roman" w:cs="Times New Roman"/>
          <w:b/>
          <w:bCs/>
        </w:rPr>
        <w:t>Scroll</w:t>
      </w:r>
      <w:r w:rsidR="00000000">
        <w:fldChar w:fldCharType="begin"/>
      </w:r>
      <w:r w:rsidR="00000000">
        <w:instrText>HYPERLINK "https://docs.lido.fi/deployed-contracts/" \l "scroll" \o "Direct link to Scroll"</w:instrText>
      </w:r>
      <w:ins w:id="130"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4FF4C59E" w14:textId="7C1462E9"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Ethereum part</w:t>
      </w:r>
      <w:r w:rsidR="00000000">
        <w:fldChar w:fldCharType="begin"/>
      </w:r>
      <w:r w:rsidR="00000000">
        <w:instrText>HYPERLINK "https://docs.lido.fi/deployed-contracts/" \l "ethereum-part-6" \o "Direct link to Ethereum part"</w:instrText>
      </w:r>
      <w:ins w:id="131"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7C4E2738" w14:textId="2C5C2539"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L1LidoGateway: </w:t>
      </w:r>
      <w:r w:rsidR="00000000">
        <w:fldChar w:fldCharType="begin"/>
      </w:r>
      <w:r w:rsidR="00000000">
        <w:instrText>HYPERLINK "https://etherscan.io/address/0x6625c6332c9f91f2d27c304e729b86db87a3f504" \t "_blank"</w:instrText>
      </w:r>
      <w:ins w:id="132" w:author="Gabriel Shapiro" w:date="2024-08-20T06:54:00Z" w16du:dateUtc="2024-08-20T11:54:00Z"/>
      <w:r w:rsidR="00000000">
        <w:fldChar w:fldCharType="separate"/>
      </w:r>
      <w:r w:rsidRPr="00F25AD0">
        <w:rPr>
          <w:rStyle w:val="Hyperlink"/>
          <w:rFonts w:ascii="Times New Roman" w:hAnsi="Times New Roman" w:cs="Times New Roman"/>
        </w:rPr>
        <w:t>0x6625c6332c9f91f2d27c304e729b86db87a3f504</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5D4393F7" w14:textId="11613BF6"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L1LidoGateway: </w:t>
      </w:r>
      <w:r w:rsidR="00000000">
        <w:fldChar w:fldCharType="begin"/>
      </w:r>
      <w:r w:rsidR="00000000">
        <w:instrText>HYPERLINK "https://etherscan.io/address/0xF4f2066EE72D62e3caF9678459149BA7FCf2262F" \t "_blank"</w:instrText>
      </w:r>
      <w:ins w:id="133" w:author="Gabriel Shapiro" w:date="2024-08-20T06:54:00Z" w16du:dateUtc="2024-08-20T11:54:00Z"/>
      <w:r w:rsidR="00000000">
        <w:fldChar w:fldCharType="separate"/>
      </w:r>
      <w:r w:rsidRPr="00F25AD0">
        <w:rPr>
          <w:rStyle w:val="Hyperlink"/>
          <w:rFonts w:ascii="Times New Roman" w:hAnsi="Times New Roman" w:cs="Times New Roman"/>
        </w:rPr>
        <w:t>0xF4f2066EE72D62e3caF9678459149BA7FCf2262F</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0490580E" w14:textId="4DA24E8A"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ProxyAdmin: </w:t>
      </w:r>
      <w:r w:rsidR="00000000">
        <w:fldChar w:fldCharType="begin"/>
      </w:r>
      <w:r w:rsidR="00000000">
        <w:instrText>HYPERLINK "https://etherscan.io/address/0xCC2C53556Bc75217cf698721b29071d6f12628A9" \t "_blank"</w:instrText>
      </w:r>
      <w:ins w:id="134" w:author="Gabriel Shapiro" w:date="2024-08-20T06:54:00Z" w16du:dateUtc="2024-08-20T11:54:00Z"/>
      <w:r w:rsidR="00000000">
        <w:fldChar w:fldCharType="separate"/>
      </w:r>
      <w:r w:rsidRPr="00F25AD0">
        <w:rPr>
          <w:rStyle w:val="Hyperlink"/>
          <w:rFonts w:ascii="Times New Roman" w:hAnsi="Times New Roman" w:cs="Times New Roman"/>
        </w:rPr>
        <w:t>0xCC2C53556Bc75217cf698721b29071d6f12628A9</w:t>
      </w:r>
      <w:r w:rsidR="00000000">
        <w:rPr>
          <w:rStyle w:val="Hyperlink"/>
          <w:rFonts w:ascii="Times New Roman" w:hAnsi="Times New Roman" w:cs="Times New Roman"/>
        </w:rPr>
        <w:fldChar w:fldCharType="end"/>
      </w:r>
      <w:r w:rsidRPr="00F25AD0">
        <w:rPr>
          <w:rFonts w:ascii="Times New Roman" w:hAnsi="Times New Roman" w:cs="Times New Roman"/>
        </w:rPr>
        <w:t> for L1LidoGateway</w:t>
      </w:r>
    </w:p>
    <w:p w14:paraId="308EC516" w14:textId="6DD0A433"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Scroll part</w:t>
      </w:r>
      <w:r w:rsidR="00000000">
        <w:fldChar w:fldCharType="begin"/>
      </w:r>
      <w:r w:rsidR="00000000">
        <w:instrText>HYPERLINK "https://docs.lido.fi/deployed-contracts/" \l "scroll-part" \o "Direct link to Scroll part"</w:instrText>
      </w:r>
      <w:ins w:id="135"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702BB914" w14:textId="1DE866A6"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ScrollBridgeExecutor: </w:t>
      </w:r>
      <w:r w:rsidR="00000000">
        <w:fldChar w:fldCharType="begin"/>
      </w:r>
      <w:r w:rsidR="00000000">
        <w:instrText>HYPERLINK "https://scrollscan.com/address/0x0c67D8D067E349669dfEAB132A7c03A90594eE09" \t "_blank"</w:instrText>
      </w:r>
      <w:ins w:id="136" w:author="Gabriel Shapiro" w:date="2024-08-20T06:54:00Z" w16du:dateUtc="2024-08-20T11:54:00Z"/>
      <w:r w:rsidR="00000000">
        <w:fldChar w:fldCharType="separate"/>
      </w:r>
      <w:r w:rsidRPr="00F25AD0">
        <w:rPr>
          <w:rStyle w:val="Hyperlink"/>
          <w:rFonts w:ascii="Times New Roman" w:hAnsi="Times New Roman" w:cs="Times New Roman"/>
        </w:rPr>
        <w:t>0x0c67D8D067E349669dfEAB132A7c03A90594eE09</w:t>
      </w:r>
      <w:r w:rsidR="00000000">
        <w:rPr>
          <w:rStyle w:val="Hyperlink"/>
          <w:rFonts w:ascii="Times New Roman" w:hAnsi="Times New Roman" w:cs="Times New Roman"/>
        </w:rPr>
        <w:fldChar w:fldCharType="end"/>
      </w:r>
    </w:p>
    <w:p w14:paraId="5868172B" w14:textId="3685AF04"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L2LidoGateway: </w:t>
      </w:r>
      <w:r w:rsidR="00000000">
        <w:fldChar w:fldCharType="begin"/>
      </w:r>
      <w:r w:rsidR="00000000">
        <w:instrText>HYPERLINK "https://scrollscan.com/address/0x8aE8f22226B9d789A36AC81474e633f8bE2856c9" \t "_blank"</w:instrText>
      </w:r>
      <w:ins w:id="137" w:author="Gabriel Shapiro" w:date="2024-08-20T06:54:00Z" w16du:dateUtc="2024-08-20T11:54:00Z"/>
      <w:r w:rsidR="00000000">
        <w:fldChar w:fldCharType="separate"/>
      </w:r>
      <w:r w:rsidRPr="00F25AD0">
        <w:rPr>
          <w:rStyle w:val="Hyperlink"/>
          <w:rFonts w:ascii="Times New Roman" w:hAnsi="Times New Roman" w:cs="Times New Roman"/>
        </w:rPr>
        <w:t>0x8aE8f22226B9d789A36AC81474e633f8bE2856c9</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2C4DC3D5" w14:textId="7F0B4A5D"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L2LidoGateway: </w:t>
      </w:r>
      <w:r w:rsidR="00000000">
        <w:fldChar w:fldCharType="begin"/>
      </w:r>
      <w:r w:rsidR="00000000">
        <w:instrText>HYPERLINK "https://scrollscan.com/address/0x2B9beB2890DBeFC7cA25Af3164100d139B623C24" \t "_blank"</w:instrText>
      </w:r>
      <w:ins w:id="138" w:author="Gabriel Shapiro" w:date="2024-08-20T06:54:00Z" w16du:dateUtc="2024-08-20T11:54:00Z"/>
      <w:r w:rsidR="00000000">
        <w:fldChar w:fldCharType="separate"/>
      </w:r>
      <w:r w:rsidRPr="00F25AD0">
        <w:rPr>
          <w:rStyle w:val="Hyperlink"/>
          <w:rFonts w:ascii="Times New Roman" w:hAnsi="Times New Roman" w:cs="Times New Roman"/>
        </w:rPr>
        <w:t>0x2B9beB2890DBeFC7cA25Af3164100d139B623C24</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3E5E9BD8" w14:textId="3FE05E0D"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L2WstETHToken: </w:t>
      </w:r>
      <w:r w:rsidR="00000000">
        <w:fldChar w:fldCharType="begin"/>
      </w:r>
      <w:r w:rsidR="00000000">
        <w:instrText>HYPERLINK "https://scrollscan.com/address/0xf610A9dfB7C89644979b4A0f27063E9e7d7Cda32" \t "_blank"</w:instrText>
      </w:r>
      <w:ins w:id="139" w:author="Gabriel Shapiro" w:date="2024-08-20T06:54:00Z" w16du:dateUtc="2024-08-20T11:54:00Z"/>
      <w:r w:rsidR="00000000">
        <w:fldChar w:fldCharType="separate"/>
      </w:r>
      <w:r w:rsidRPr="00F25AD0">
        <w:rPr>
          <w:rStyle w:val="Hyperlink"/>
          <w:rFonts w:ascii="Times New Roman" w:hAnsi="Times New Roman" w:cs="Times New Roman"/>
        </w:rPr>
        <w:t>0xf610A9dfB7C89644979b4A0f27063E9e7d7Cda32</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4E8D82A9" w14:textId="1270F7EF"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L2WstETHToken: </w:t>
      </w:r>
      <w:r w:rsidR="00000000">
        <w:fldChar w:fldCharType="begin"/>
      </w:r>
      <w:r w:rsidR="00000000">
        <w:instrText>HYPERLINK "https://scrollscan.com/address/0x38224D52ecC979aEdfEb31b1EEa0cfCEbd55247e" \t "_blank"</w:instrText>
      </w:r>
      <w:ins w:id="140" w:author="Gabriel Shapiro" w:date="2024-08-20T06:54:00Z" w16du:dateUtc="2024-08-20T11:54:00Z"/>
      <w:r w:rsidR="00000000">
        <w:fldChar w:fldCharType="separate"/>
      </w:r>
      <w:r w:rsidRPr="00F25AD0">
        <w:rPr>
          <w:rStyle w:val="Hyperlink"/>
          <w:rFonts w:ascii="Times New Roman" w:hAnsi="Times New Roman" w:cs="Times New Roman"/>
        </w:rPr>
        <w:t>0x38224D52ecC979aEdfEb31b1EEa0cfCEbd55247e</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25DA7B64" w14:textId="5968BE20"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ProxyAdmin: </w:t>
      </w:r>
      <w:r w:rsidR="00000000">
        <w:fldChar w:fldCharType="begin"/>
      </w:r>
      <w:r w:rsidR="00000000">
        <w:instrText>HYPERLINK "https://scrollscan.com/address/0x8e34D07Eb348716a1f0a48A507A9de8a3A6DcE45" \t "_blank"</w:instrText>
      </w:r>
      <w:ins w:id="141" w:author="Gabriel Shapiro" w:date="2024-08-20T06:54:00Z" w16du:dateUtc="2024-08-20T11:54:00Z"/>
      <w:r w:rsidR="00000000">
        <w:fldChar w:fldCharType="separate"/>
      </w:r>
      <w:r w:rsidRPr="00F25AD0">
        <w:rPr>
          <w:rStyle w:val="Hyperlink"/>
          <w:rFonts w:ascii="Times New Roman" w:hAnsi="Times New Roman" w:cs="Times New Roman"/>
        </w:rPr>
        <w:t>0x8e34D07Eb348716a1f0a48A507A9de8a3A6DcE45</w:t>
      </w:r>
      <w:r w:rsidR="00000000">
        <w:rPr>
          <w:rStyle w:val="Hyperlink"/>
          <w:rFonts w:ascii="Times New Roman" w:hAnsi="Times New Roman" w:cs="Times New Roman"/>
        </w:rPr>
        <w:fldChar w:fldCharType="end"/>
      </w:r>
      <w:r w:rsidRPr="00F25AD0">
        <w:rPr>
          <w:rFonts w:ascii="Times New Roman" w:hAnsi="Times New Roman" w:cs="Times New Roman"/>
        </w:rPr>
        <w:t> for:</w:t>
      </w:r>
    </w:p>
    <w:p w14:paraId="49BC77AE" w14:textId="754472CE" w:rsidR="00F25AD0" w:rsidRPr="00F25AD0" w:rsidRDefault="00F25AD0" w:rsidP="00F25AD0">
      <w:pPr>
        <w:numPr>
          <w:ilvl w:val="4"/>
          <w:numId w:val="44"/>
        </w:numPr>
        <w:tabs>
          <w:tab w:val="num" w:pos="1440"/>
        </w:tabs>
        <w:jc w:val="both"/>
        <w:rPr>
          <w:rFonts w:ascii="Times New Roman" w:hAnsi="Times New Roman" w:cs="Times New Roman"/>
        </w:rPr>
      </w:pPr>
      <w:r w:rsidRPr="00F25AD0">
        <w:rPr>
          <w:rFonts w:ascii="Times New Roman" w:hAnsi="Times New Roman" w:cs="Times New Roman"/>
        </w:rPr>
        <w:t>L2LidoGateway</w:t>
      </w:r>
    </w:p>
    <w:p w14:paraId="5E482B92" w14:textId="77777777" w:rsidR="00F25AD0" w:rsidRPr="00F25AD0" w:rsidRDefault="00F25AD0" w:rsidP="00F25AD0">
      <w:pPr>
        <w:numPr>
          <w:ilvl w:val="4"/>
          <w:numId w:val="44"/>
        </w:numPr>
        <w:tabs>
          <w:tab w:val="num" w:pos="1440"/>
        </w:tabs>
        <w:jc w:val="both"/>
        <w:rPr>
          <w:rFonts w:ascii="Times New Roman" w:hAnsi="Times New Roman" w:cs="Times New Roman"/>
        </w:rPr>
      </w:pPr>
      <w:r w:rsidRPr="00F25AD0">
        <w:rPr>
          <w:rFonts w:ascii="Times New Roman" w:hAnsi="Times New Roman" w:cs="Times New Roman"/>
        </w:rPr>
        <w:t>L2WstETHToken</w:t>
      </w:r>
    </w:p>
    <w:p w14:paraId="11BC6652" w14:textId="5BBEE0EA" w:rsidR="00F25AD0" w:rsidRPr="00F25AD0" w:rsidRDefault="00F25AD0" w:rsidP="00F25AD0">
      <w:pPr>
        <w:numPr>
          <w:ilvl w:val="1"/>
          <w:numId w:val="44"/>
        </w:numPr>
        <w:jc w:val="both"/>
        <w:rPr>
          <w:rFonts w:ascii="Times New Roman" w:hAnsi="Times New Roman" w:cs="Times New Roman"/>
          <w:b/>
          <w:bCs/>
        </w:rPr>
      </w:pPr>
      <w:r w:rsidRPr="00F25AD0">
        <w:rPr>
          <w:rFonts w:ascii="Times New Roman" w:hAnsi="Times New Roman" w:cs="Times New Roman"/>
          <w:b/>
          <w:bCs/>
        </w:rPr>
        <w:t>Mode</w:t>
      </w:r>
      <w:r w:rsidR="00000000">
        <w:fldChar w:fldCharType="begin"/>
      </w:r>
      <w:r w:rsidR="00000000">
        <w:instrText>HYPERLINK "https://docs.lido.fi/deployed-contracts/" \l "mode" \o "Direct link to Mode"</w:instrText>
      </w:r>
      <w:ins w:id="142"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03AE08F2" w14:textId="2E1626EB"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Ethereum part</w:t>
      </w:r>
      <w:r w:rsidR="00000000">
        <w:fldChar w:fldCharType="begin"/>
      </w:r>
      <w:r w:rsidR="00000000">
        <w:instrText>HYPERLINK "https://docs.lido.fi/deployed-contracts/" \l "ethereum-part-7" \o "Direct link to Ethereum part"</w:instrText>
      </w:r>
      <w:ins w:id="143"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4699E562" w14:textId="7DF0D569"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(proposed) L1ERC20TokenBridge: </w:t>
      </w:r>
      <w:r w:rsidR="00000000">
        <w:fldChar w:fldCharType="begin"/>
      </w:r>
      <w:r w:rsidR="00000000">
        <w:instrText>HYPERLINK "https://etherscan.io/address/0xD0DeA0a3bd8E4D55170943129c025d3fe0493F2A" \t "_blank"</w:instrText>
      </w:r>
      <w:ins w:id="144" w:author="Gabriel Shapiro" w:date="2024-08-20T06:54:00Z" w16du:dateUtc="2024-08-20T11:54:00Z"/>
      <w:r w:rsidR="00000000">
        <w:fldChar w:fldCharType="separate"/>
      </w:r>
      <w:r w:rsidRPr="00F25AD0">
        <w:rPr>
          <w:rStyle w:val="Hyperlink"/>
          <w:rFonts w:ascii="Times New Roman" w:hAnsi="Times New Roman" w:cs="Times New Roman"/>
        </w:rPr>
        <w:t>0xD0DeA0a3bd8E4D55170943129c025d3fe0493F2A</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1901C6A8" w14:textId="53A52740"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(proposed) L1ERC20TokenBridge: </w:t>
      </w:r>
      <w:r w:rsidR="00000000">
        <w:fldChar w:fldCharType="begin"/>
      </w:r>
      <w:r w:rsidR="00000000">
        <w:instrText>HYPERLINK "https://etherscan.io/address/0xE6A4ED59Ec73eD78aE3A10294c99F0EE18A6bF76" \t "_blank"</w:instrText>
      </w:r>
      <w:ins w:id="145" w:author="Gabriel Shapiro" w:date="2024-08-20T06:54:00Z" w16du:dateUtc="2024-08-20T11:54:00Z"/>
      <w:r w:rsidR="00000000">
        <w:fldChar w:fldCharType="separate"/>
      </w:r>
      <w:r w:rsidRPr="00F25AD0">
        <w:rPr>
          <w:rStyle w:val="Hyperlink"/>
          <w:rFonts w:ascii="Times New Roman" w:hAnsi="Times New Roman" w:cs="Times New Roman"/>
        </w:rPr>
        <w:t>0xE6A4ED59Ec73eD78aE3A10294c99F0EE18A6bF76</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742EDDA4" w14:textId="7A7C8FA3" w:rsidR="00F25AD0" w:rsidRPr="00F25AD0" w:rsidRDefault="00F25AD0" w:rsidP="00F25AD0">
      <w:pPr>
        <w:numPr>
          <w:ilvl w:val="2"/>
          <w:numId w:val="44"/>
        </w:numPr>
        <w:jc w:val="both"/>
        <w:rPr>
          <w:rFonts w:ascii="Times New Roman" w:hAnsi="Times New Roman" w:cs="Times New Roman"/>
          <w:b/>
          <w:bCs/>
        </w:rPr>
      </w:pPr>
      <w:r w:rsidRPr="00F25AD0">
        <w:rPr>
          <w:rFonts w:ascii="Times New Roman" w:hAnsi="Times New Roman" w:cs="Times New Roman"/>
          <w:b/>
          <w:bCs/>
        </w:rPr>
        <w:t>Mode part</w:t>
      </w:r>
      <w:r w:rsidR="00000000">
        <w:fldChar w:fldCharType="begin"/>
      </w:r>
      <w:r w:rsidR="00000000">
        <w:instrText>HYPERLINK "https://docs.lido.fi/deployed-contracts/" \l "mode-part" \o "Direct link to Mode part"</w:instrText>
      </w:r>
      <w:ins w:id="146" w:author="Gabriel Shapiro" w:date="2024-08-20T06:54:00Z" w16du:dateUtc="2024-08-20T11:54:00Z"/>
      <w:r w:rsidR="00000000">
        <w:fldChar w:fldCharType="separate"/>
      </w:r>
      <w:r w:rsidRPr="00F25AD0">
        <w:rPr>
          <w:rStyle w:val="Hyperlink"/>
          <w:rFonts w:ascii="Times New Roman" w:hAnsi="Times New Roman" w:cs="Times New Roman"/>
          <w:b/>
          <w:bCs/>
        </w:rPr>
        <w:t>​</w:t>
      </w:r>
      <w:r w:rsidR="00000000">
        <w:rPr>
          <w:rStyle w:val="Hyperlink"/>
          <w:rFonts w:ascii="Times New Roman" w:hAnsi="Times New Roman" w:cs="Times New Roman"/>
          <w:b/>
          <w:bCs/>
        </w:rPr>
        <w:fldChar w:fldCharType="end"/>
      </w:r>
    </w:p>
    <w:p w14:paraId="44F9C8C6" w14:textId="565747BC"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lastRenderedPageBreak/>
        <w:t>(proposed) WstETH ERC20Bridged: </w:t>
      </w:r>
      <w:r w:rsidR="00000000">
        <w:fldChar w:fldCharType="begin"/>
      </w:r>
      <w:r w:rsidR="00000000">
        <w:instrText>HYPERLINK "https://explorer.mode.network/address/0x98f96A4B34D03a2E6f225B28b8f8Cb1279562d81" \t "_blank"</w:instrText>
      </w:r>
      <w:ins w:id="147" w:author="Gabriel Shapiro" w:date="2024-08-20T06:54:00Z" w16du:dateUtc="2024-08-20T11:54:00Z"/>
      <w:r w:rsidR="00000000">
        <w:fldChar w:fldCharType="separate"/>
      </w:r>
      <w:r w:rsidRPr="00F25AD0">
        <w:rPr>
          <w:rStyle w:val="Hyperlink"/>
          <w:rFonts w:ascii="Times New Roman" w:hAnsi="Times New Roman" w:cs="Times New Roman"/>
        </w:rPr>
        <w:t>0x98f96A4B34D03a2E6f225B28b8f8Cb1279562d81</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3D9838DC" w14:textId="448C8957"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(proposed) WstETH ERC20Bridged: </w:t>
      </w:r>
      <w:r w:rsidR="00000000">
        <w:fldChar w:fldCharType="begin"/>
      </w:r>
      <w:r w:rsidR="00000000">
        <w:instrText>HYPERLINK "https://explorer.mode.network/address/0xF27b1B121e55A13047d66dC4AAA8c17BA72c762A" \t "_blank"</w:instrText>
      </w:r>
      <w:ins w:id="148" w:author="Gabriel Shapiro" w:date="2024-08-20T06:54:00Z" w16du:dateUtc="2024-08-20T11:54:00Z"/>
      <w:r w:rsidR="00000000">
        <w:fldChar w:fldCharType="separate"/>
      </w:r>
      <w:r w:rsidRPr="00F25AD0">
        <w:rPr>
          <w:rStyle w:val="Hyperlink"/>
          <w:rFonts w:ascii="Times New Roman" w:hAnsi="Times New Roman" w:cs="Times New Roman"/>
        </w:rPr>
        <w:t>0xF27b1B121e55A13047d66dC4AAA8c17BA72c762A</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13CA1D1A" w14:textId="17A81896"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(proposed) L2ERC20TokenBridge: </w:t>
      </w:r>
      <w:r w:rsidR="00000000">
        <w:fldChar w:fldCharType="begin"/>
      </w:r>
      <w:r w:rsidR="00000000">
        <w:instrText>HYPERLINK "https://explorer.mode.network/address/0xb8161F28a5a38cE58f155D9A96bDAc0104985FAc" \t "_blank"</w:instrText>
      </w:r>
      <w:ins w:id="149" w:author="Gabriel Shapiro" w:date="2024-08-20T06:54:00Z" w16du:dateUtc="2024-08-20T11:54:00Z"/>
      <w:r w:rsidR="00000000">
        <w:fldChar w:fldCharType="separate"/>
      </w:r>
      <w:r w:rsidRPr="00F25AD0">
        <w:rPr>
          <w:rStyle w:val="Hyperlink"/>
          <w:rFonts w:ascii="Times New Roman" w:hAnsi="Times New Roman" w:cs="Times New Roman"/>
        </w:rPr>
        <w:t>0xb8161F28a5a38cE58f155D9A96bDAc0104985FAc</w:t>
      </w:r>
      <w:r w:rsidR="00000000">
        <w:rPr>
          <w:rStyle w:val="Hyperlink"/>
          <w:rFonts w:ascii="Times New Roman" w:hAnsi="Times New Roman" w:cs="Times New Roman"/>
        </w:rPr>
        <w:fldChar w:fldCharType="end"/>
      </w:r>
      <w:r w:rsidRPr="00F25AD0">
        <w:rPr>
          <w:rFonts w:ascii="Times New Roman" w:hAnsi="Times New Roman" w:cs="Times New Roman"/>
        </w:rPr>
        <w:t> (proxy)</w:t>
      </w:r>
    </w:p>
    <w:p w14:paraId="4BCB255E" w14:textId="460F191C" w:rsidR="00F25AD0" w:rsidRPr="00F25AD0" w:rsidRDefault="00F25AD0" w:rsidP="00F25AD0">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(proposed) L2ERC20TokenBridge: </w:t>
      </w:r>
      <w:r w:rsidR="00000000">
        <w:fldChar w:fldCharType="begin"/>
      </w:r>
      <w:r w:rsidR="00000000">
        <w:instrText>HYPERLINK "https://explorer.mode.network/address/0x488cDB57E9a1006ab77730fC8b19e1BB76e1cB97" \t "_blank"</w:instrText>
      </w:r>
      <w:ins w:id="150" w:author="Gabriel Shapiro" w:date="2024-08-20T06:54:00Z" w16du:dateUtc="2024-08-20T11:54:00Z"/>
      <w:r w:rsidR="00000000">
        <w:fldChar w:fldCharType="separate"/>
      </w:r>
      <w:r w:rsidRPr="00F25AD0">
        <w:rPr>
          <w:rStyle w:val="Hyperlink"/>
          <w:rFonts w:ascii="Times New Roman" w:hAnsi="Times New Roman" w:cs="Times New Roman"/>
        </w:rPr>
        <w:t>0x488cDB57E9a1006ab77730fC8b19e1BB76e1cB97</w:t>
      </w:r>
      <w:r w:rsidR="00000000">
        <w:rPr>
          <w:rStyle w:val="Hyperlink"/>
          <w:rFonts w:ascii="Times New Roman" w:hAnsi="Times New Roman" w:cs="Times New Roman"/>
        </w:rPr>
        <w:fldChar w:fldCharType="end"/>
      </w:r>
      <w:r w:rsidRPr="00F25AD0">
        <w:rPr>
          <w:rFonts w:ascii="Times New Roman" w:hAnsi="Times New Roman" w:cs="Times New Roman"/>
        </w:rPr>
        <w:t> (impl)</w:t>
      </w:r>
    </w:p>
    <w:p w14:paraId="568299B0" w14:textId="44621844" w:rsidR="00F25AD0" w:rsidRPr="00AD0E20" w:rsidRDefault="00F25AD0" w:rsidP="003F73F6">
      <w:pPr>
        <w:numPr>
          <w:ilvl w:val="3"/>
          <w:numId w:val="44"/>
        </w:numPr>
        <w:tabs>
          <w:tab w:val="num" w:pos="720"/>
        </w:tabs>
        <w:jc w:val="both"/>
        <w:rPr>
          <w:rFonts w:ascii="Times New Roman" w:hAnsi="Times New Roman" w:cs="Times New Roman"/>
        </w:rPr>
      </w:pPr>
      <w:r w:rsidRPr="00F25AD0">
        <w:rPr>
          <w:rFonts w:ascii="Times New Roman" w:hAnsi="Times New Roman" w:cs="Times New Roman"/>
        </w:rPr>
        <w:t>(proposed) Optimism Governance Bridge Executor: </w:t>
      </w:r>
      <w:r w:rsidR="00000000">
        <w:fldChar w:fldCharType="begin"/>
      </w:r>
      <w:r w:rsidR="00000000">
        <w:instrText>HYPERLINK "https://explorer.mode.network/address/0x2aCeC6D8ABA90685927b61968D84CfFf6192B32C" \t "_blank"</w:instrText>
      </w:r>
      <w:ins w:id="151" w:author="Gabriel Shapiro" w:date="2024-08-20T06:54:00Z" w16du:dateUtc="2024-08-20T11:54:00Z"/>
      <w:r w:rsidR="00000000">
        <w:fldChar w:fldCharType="separate"/>
      </w:r>
      <w:r w:rsidRPr="00F25AD0">
        <w:rPr>
          <w:rStyle w:val="Hyperlink"/>
          <w:rFonts w:ascii="Times New Roman" w:hAnsi="Times New Roman" w:cs="Times New Roman"/>
        </w:rPr>
        <w:t>0x2aCeC6D8ABA90685927b61968D84CfFf6192B32C</w:t>
      </w:r>
      <w:r w:rsidR="00000000">
        <w:rPr>
          <w:rStyle w:val="Hyperlink"/>
          <w:rFonts w:ascii="Times New Roman" w:hAnsi="Times New Roman" w:cs="Times New Roman"/>
        </w:rPr>
        <w:fldChar w:fldCharType="end"/>
      </w:r>
    </w:p>
    <w:p w14:paraId="0E30CF33" w14:textId="52DC2EAF" w:rsidR="00AD0E20" w:rsidRPr="00A10F37" w:rsidRDefault="00AA2CC4" w:rsidP="00D162BB">
      <w:pPr>
        <w:jc w:val="both"/>
        <w:rPr>
          <w:rFonts w:ascii="Times New Roman" w:hAnsi="Times New Roman" w:cs="Times New Roman"/>
        </w:rPr>
      </w:pPr>
      <w:r w:rsidRPr="00A10F37">
        <w:rPr>
          <w:rFonts w:ascii="Times New Roman" w:hAnsi="Times New Roman" w:cs="Times New Roman"/>
        </w:rPr>
        <w:t>and any other Smart Contracts endorsed by Community Module Approval as an addition, supplement or successor to the Smart Contracts considered by the Community to be a part of the ‘Lido protocol’</w:t>
      </w:r>
      <w:r w:rsidR="0007347A" w:rsidRPr="00A10F37">
        <w:rPr>
          <w:rFonts w:ascii="Times New Roman" w:hAnsi="Times New Roman" w:cs="Times New Roman"/>
        </w:rPr>
        <w:t xml:space="preserve"> or governed in whole or in part (in upgradeability or parameters) by the Community Module</w:t>
      </w:r>
      <w:r w:rsidRPr="00A10F37">
        <w:rPr>
          <w:rFonts w:ascii="Times New Roman" w:hAnsi="Times New Roman" w:cs="Times New Roman"/>
        </w:rPr>
        <w:t>.</w:t>
      </w:r>
    </w:p>
    <w:p w14:paraId="6C5F73EC" w14:textId="04971D67" w:rsidR="00A73C8A"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Community Module</w:t>
      </w:r>
      <w:r w:rsidRPr="00A10F37">
        <w:rPr>
          <w:rFonts w:ascii="Times New Roman" w:hAnsi="Times New Roman" w:cs="Times New Roman"/>
        </w:rPr>
        <w:t xml:space="preserve">” means each Smart Contract governing, in whole or in part, the upgradeability or other parameters of the </w:t>
      </w:r>
      <w:r w:rsidR="00920C26" w:rsidRPr="00A10F37">
        <w:rPr>
          <w:rFonts w:ascii="Times New Roman" w:hAnsi="Times New Roman" w:cs="Times New Roman"/>
        </w:rPr>
        <w:t>Community Smart Contract System</w:t>
      </w:r>
      <w:r w:rsidRPr="00A10F37">
        <w:rPr>
          <w:rFonts w:ascii="Times New Roman" w:hAnsi="Times New Roman" w:cs="Times New Roman"/>
        </w:rPr>
        <w:t xml:space="preserve">s through proposals voted on by the Votable Community Tokens, which </w:t>
      </w:r>
      <w:r w:rsidR="00A73C8A" w:rsidRPr="00A10F37">
        <w:rPr>
          <w:rFonts w:ascii="Times New Roman" w:hAnsi="Times New Roman" w:cs="Times New Roman"/>
        </w:rPr>
        <w:t>are</w:t>
      </w:r>
      <w:r w:rsidRPr="00A10F37">
        <w:rPr>
          <w:rFonts w:ascii="Times New Roman" w:hAnsi="Times New Roman" w:cs="Times New Roman"/>
        </w:rPr>
        <w:t xml:space="preserve"> currently deployed to </w:t>
      </w:r>
      <w:r w:rsidR="00A73C8A" w:rsidRPr="00A10F37">
        <w:rPr>
          <w:rFonts w:ascii="Times New Roman" w:hAnsi="Times New Roman" w:cs="Times New Roman"/>
        </w:rPr>
        <w:t xml:space="preserve">the addresses </w:t>
      </w:r>
      <w:r w:rsidRPr="00A10F37">
        <w:rPr>
          <w:rFonts w:ascii="Times New Roman" w:hAnsi="Times New Roman" w:cs="Times New Roman"/>
        </w:rPr>
        <w:t xml:space="preserve">on </w:t>
      </w:r>
      <w:r w:rsidR="004F4FFE" w:rsidRPr="00A10F37">
        <w:rPr>
          <w:rFonts w:ascii="Times New Roman" w:hAnsi="Times New Roman" w:cs="Times New Roman"/>
        </w:rPr>
        <w:t>Ethereum</w:t>
      </w:r>
      <w:r w:rsidR="00A73C8A" w:rsidRPr="00A10F37">
        <w:rPr>
          <w:rFonts w:ascii="Times New Roman" w:hAnsi="Times New Roman" w:cs="Times New Roman"/>
        </w:rPr>
        <w:t xml:space="preserve"> set forth below:</w:t>
      </w:r>
    </w:p>
    <w:p w14:paraId="088416D9"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Lido DAO (Kernel): 0xb8FFC3Cd6e7Cf5a098A1c92F48009765B24088Dc (proxy)</w:t>
      </w:r>
    </w:p>
    <w:p w14:paraId="4E6D42BF"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LDO token: 0x5A98FcBEA516Cf06857215779Fd812CA3beF1B32</w:t>
      </w:r>
    </w:p>
    <w:p w14:paraId="50A670E7"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Aragon Voting: 0x2e59A20f205bB85a89C53f1936454680651E618e (proxy)</w:t>
      </w:r>
    </w:p>
    <w:p w14:paraId="1C462DC1"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Aragon Token Manager: 0xf73a1260d222f447210581DDf212D915c09a3249 (proxy)</w:t>
      </w:r>
    </w:p>
    <w:p w14:paraId="4B5604CD"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Aragon Finance: 0xB9E5CBB9CA5b0d659238807E84D0176930753d86 (proxy)</w:t>
      </w:r>
    </w:p>
    <w:p w14:paraId="3E031573"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Aragon Agent: 0x3e40D73EB977Dc6a537aF587D48316feE66E9C8c (proxy)</w:t>
      </w:r>
    </w:p>
    <w:p w14:paraId="175AA29D"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Aragon ACL: 0x9895f0f17cc1d1891b6f18ee0b483b6f221b37bb (proxy)</w:t>
      </w:r>
    </w:p>
    <w:p w14:paraId="0B1D1F9B"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Aragon PM: 0x0cb113890b04b49455dfe06554e2d784598a29c9 (proxy)</w:t>
      </w:r>
    </w:p>
    <w:p w14:paraId="7752241E"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Voting Repo: 0x4ee3118e3858e8d7164a634825bfe0f73d99c792 (proxy)</w:t>
      </w:r>
    </w:p>
    <w:p w14:paraId="2540968D"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Lido App Repo: 0xF5Dc67E54FC96F993CD06073f71ca732C1E654B1 (proxy)</w:t>
      </w:r>
    </w:p>
    <w:p w14:paraId="39DC583E"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Lido Oracle (Legacy Oracle) Repo: 0xF9339DE629973c60c4d2b76749c81E6F40960E3A (proxy)</w:t>
      </w:r>
    </w:p>
    <w:p w14:paraId="55322521"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Node Operators Registry Repo: 0x0D97E876ad14DB2b183CFeEB8aa1A5C788eB1831 (proxy)</w:t>
      </w:r>
    </w:p>
    <w:p w14:paraId="7FC73E53"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Insurance Fund: 0x8B3f33234ABD88493c0Cd28De33D583B70beDe35</w:t>
      </w:r>
    </w:p>
    <w:p w14:paraId="19AEE01B"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Gate Seal Blueprint: 0xEe06EA501f7d9DC6F4200385A8D910182D155d3e</w:t>
      </w:r>
    </w:p>
    <w:p w14:paraId="64D8194A" w14:textId="77777777" w:rsidR="00D831DB"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Gate Seal Factory: 0x6c82877cac5a7a739f16ca0a89c0a328b8764a24</w:t>
      </w:r>
    </w:p>
    <w:p w14:paraId="451EDC7F" w14:textId="20877447" w:rsidR="00923304" w:rsidRPr="00A10F37" w:rsidRDefault="00D831DB" w:rsidP="00D831DB">
      <w:pPr>
        <w:pStyle w:val="ListParagraph"/>
        <w:numPr>
          <w:ilvl w:val="0"/>
          <w:numId w:val="40"/>
        </w:numPr>
        <w:jc w:val="both"/>
        <w:rPr>
          <w:rFonts w:ascii="Times New Roman" w:hAnsi="Times New Roman" w:cs="Times New Roman"/>
        </w:rPr>
      </w:pPr>
      <w:r w:rsidRPr="00A10F37">
        <w:rPr>
          <w:rFonts w:ascii="Times New Roman" w:hAnsi="Times New Roman" w:cs="Times New Roman"/>
        </w:rPr>
        <w:t>Gate Seal: 0x79243345eDbe01A7E42EDfF5900156700d22611c</w:t>
      </w:r>
      <w:r w:rsidR="00023A2D" w:rsidRPr="00A10F37">
        <w:rPr>
          <w:rFonts w:ascii="Times New Roman" w:hAnsi="Times New Roman" w:cs="Times New Roman"/>
        </w:rPr>
        <w:t>,</w:t>
      </w:r>
    </w:p>
    <w:p w14:paraId="033CF7EE" w14:textId="5A7DDBBD" w:rsidR="00023A2D" w:rsidRPr="00A10F37" w:rsidRDefault="00AD0E20" w:rsidP="00023A2D">
      <w:pPr>
        <w:jc w:val="both"/>
        <w:rPr>
          <w:rFonts w:ascii="Times New Roman" w:hAnsi="Times New Roman" w:cs="Times New Roman"/>
        </w:rPr>
      </w:pPr>
      <w:r w:rsidRPr="00A10F37">
        <w:rPr>
          <w:rFonts w:ascii="Times New Roman" w:hAnsi="Times New Roman" w:cs="Times New Roman"/>
        </w:rPr>
        <w:t>a</w:t>
      </w:r>
      <w:r w:rsidR="00023A2D" w:rsidRPr="00A10F37">
        <w:rPr>
          <w:rFonts w:ascii="Times New Roman" w:hAnsi="Times New Roman" w:cs="Times New Roman"/>
        </w:rPr>
        <w:t>nd any other Smart Contracts endorsed by Community Module Approval as a</w:t>
      </w:r>
      <w:r w:rsidR="00AA2CC4" w:rsidRPr="00A10F37">
        <w:rPr>
          <w:rFonts w:ascii="Times New Roman" w:hAnsi="Times New Roman" w:cs="Times New Roman"/>
        </w:rPr>
        <w:t>n addition,</w:t>
      </w:r>
      <w:r w:rsidR="00023A2D" w:rsidRPr="00A10F37">
        <w:rPr>
          <w:rFonts w:ascii="Times New Roman" w:hAnsi="Times New Roman" w:cs="Times New Roman"/>
        </w:rPr>
        <w:t xml:space="preserve"> supplement or successor to the Smart Contracts referred to above in this definition. </w:t>
      </w:r>
    </w:p>
    <w:p w14:paraId="4BFDD671"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Community Module Approval</w:t>
      </w:r>
      <w:r w:rsidRPr="00A10F37">
        <w:rPr>
          <w:rFonts w:ascii="Times New Roman" w:hAnsi="Times New Roman" w:cs="Times New Roman"/>
        </w:rPr>
        <w:t>” means, with respect to any proposal, the affirmative vote of the requisite majority or plurality of the rightful holders of voting power of the Votable Community Tokens necessary to approve or effectuate such proposal in accordance with the Governance Protocol.</w:t>
      </w:r>
    </w:p>
    <w:p w14:paraId="641892E0" w14:textId="25C319E5" w:rsidR="00923304" w:rsidRPr="00A10F37" w:rsidRDefault="00923304" w:rsidP="00D162BB">
      <w:pPr>
        <w:jc w:val="both"/>
        <w:rPr>
          <w:rFonts w:ascii="Times New Roman" w:hAnsi="Times New Roman" w:cs="Times New Roman"/>
        </w:rPr>
      </w:pPr>
      <w:r w:rsidRPr="00A10F37">
        <w:rPr>
          <w:rFonts w:ascii="Times New Roman" w:hAnsi="Times New Roman" w:cs="Times New Roman"/>
        </w:rPr>
        <w:lastRenderedPageBreak/>
        <w:t>“</w:t>
      </w:r>
      <w:r w:rsidRPr="00A10F37">
        <w:rPr>
          <w:rFonts w:ascii="Times New Roman" w:hAnsi="Times New Roman" w:cs="Times New Roman"/>
          <w:b/>
          <w:bCs/>
          <w:i/>
          <w:iCs/>
        </w:rPr>
        <w:t>Community Module Veto</w:t>
      </w:r>
      <w:r w:rsidRPr="00A10F37">
        <w:rPr>
          <w:rFonts w:ascii="Times New Roman" w:hAnsi="Times New Roman" w:cs="Times New Roman"/>
        </w:rPr>
        <w:t xml:space="preserve">” means with respect to any </w:t>
      </w:r>
      <w:r w:rsidR="00A9686D" w:rsidRPr="00A10F37">
        <w:rPr>
          <w:rFonts w:ascii="Times New Roman" w:hAnsi="Times New Roman" w:cs="Times New Roman"/>
        </w:rPr>
        <w:t>Multisig</w:t>
      </w:r>
      <w:r w:rsidRPr="00A10F37">
        <w:rPr>
          <w:rFonts w:ascii="Times New Roman" w:hAnsi="Times New Roman" w:cs="Times New Roman"/>
        </w:rPr>
        <w:t xml:space="preserve"> transaction or other Smart Contract under control of the BORG (or the BORG Personnel in connection with the BORG’s activities), the affirmative vote of the amount of Votable Community Tokens required to veto, block or prevent the effectuation or completion of such transaction, as prescribed by the Governance Protocol.</w:t>
      </w:r>
    </w:p>
    <w:p w14:paraId="1DC795CF"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Community Token</w:t>
      </w:r>
      <w:r w:rsidRPr="00A10F37">
        <w:rPr>
          <w:rFonts w:ascii="Times New Roman" w:hAnsi="Times New Roman" w:cs="Times New Roman"/>
        </w:rPr>
        <w:t>” means:</w:t>
      </w:r>
    </w:p>
    <w:p w14:paraId="51544376" w14:textId="4D673453" w:rsidR="00A83C8A" w:rsidRPr="00A10F37" w:rsidRDefault="00923304" w:rsidP="00E0415A">
      <w:pPr>
        <w:pStyle w:val="ListParagraph"/>
        <w:numPr>
          <w:ilvl w:val="4"/>
          <w:numId w:val="2"/>
        </w:numPr>
        <w:spacing w:before="120" w:after="120"/>
        <w:ind w:left="720" w:hanging="288"/>
        <w:contextualSpacing w:val="0"/>
        <w:jc w:val="both"/>
        <w:rPr>
          <w:rFonts w:ascii="Times New Roman" w:hAnsi="Times New Roman" w:cs="Times New Roman"/>
        </w:rPr>
      </w:pPr>
      <w:r w:rsidRPr="00A10F37">
        <w:rPr>
          <w:rFonts w:ascii="Times New Roman" w:hAnsi="Times New Roman" w:cs="Times New Roman"/>
        </w:rPr>
        <w:t>each Blockchain Token belonging to the class of Blockchain Tokens with the symbol ‘</w:t>
      </w:r>
      <w:r w:rsidR="00163DFF" w:rsidRPr="00A10F37">
        <w:rPr>
          <w:rFonts w:ascii="Times New Roman" w:hAnsi="Times New Roman" w:cs="Times New Roman"/>
          <w:noProof/>
        </w:rPr>
        <w:t>LDO</w:t>
      </w:r>
      <w:r w:rsidRPr="00A10F37">
        <w:rPr>
          <w:rFonts w:ascii="Times New Roman" w:hAnsi="Times New Roman" w:cs="Times New Roman"/>
        </w:rPr>
        <w:t xml:space="preserve">’ mintable from, and </w:t>
      </w:r>
      <w:r w:rsidRPr="00A10F37">
        <w:rPr>
          <w:rFonts w:ascii="Times New Roman" w:hAnsi="Times New Roman" w:cs="Times New Roman"/>
          <w:noProof/>
        </w:rPr>
        <w:t>whose</w:t>
      </w:r>
      <w:r w:rsidRPr="00A10F37">
        <w:rPr>
          <w:rFonts w:ascii="Times New Roman" w:hAnsi="Times New Roman" w:cs="Times New Roman"/>
        </w:rPr>
        <w:t xml:space="preserve"> balances and transfers are tracked by, the smart contract at address</w:t>
      </w:r>
      <w:r w:rsidR="00A83C8A" w:rsidRPr="00A10F37">
        <w:rPr>
          <w:rFonts w:ascii="Times New Roman" w:hAnsi="Times New Roman" w:cs="Times New Roman"/>
        </w:rPr>
        <w:t xml:space="preserve"> </w:t>
      </w:r>
      <w:r w:rsidR="007563FF" w:rsidRPr="00A10F37">
        <w:rPr>
          <w:rFonts w:ascii="Times New Roman" w:hAnsi="Times New Roman" w:cs="Times New Roman"/>
          <w:noProof/>
        </w:rPr>
        <w:t>0x5A98FcBEA516Cf06857215779Fd812CA3beF1B32</w:t>
      </w:r>
      <w:r w:rsidRPr="00A10F37">
        <w:rPr>
          <w:rFonts w:ascii="Times New Roman" w:hAnsi="Times New Roman" w:cs="Times New Roman"/>
        </w:rPr>
        <w:t xml:space="preserve"> on </w:t>
      </w:r>
      <w:r w:rsidR="003E6B6E" w:rsidRPr="00A10F37">
        <w:rPr>
          <w:rFonts w:ascii="Times New Roman" w:hAnsi="Times New Roman" w:cs="Times New Roman"/>
        </w:rPr>
        <w:t>Ethereum</w:t>
      </w:r>
      <w:r w:rsidR="005968B5" w:rsidRPr="00A10F37">
        <w:rPr>
          <w:rFonts w:ascii="Times New Roman" w:hAnsi="Times New Roman" w:cs="Times New Roman"/>
        </w:rPr>
        <w:t xml:space="preserve">, </w:t>
      </w:r>
      <w:r w:rsidRPr="00A10F37">
        <w:rPr>
          <w:rFonts w:ascii="Times New Roman" w:hAnsi="Times New Roman" w:cs="Times New Roman"/>
        </w:rPr>
        <w:t xml:space="preserve">which: </w:t>
      </w:r>
    </w:p>
    <w:p w14:paraId="248A0F17" w14:textId="77777777" w:rsidR="00A83C8A" w:rsidRPr="00A10F37" w:rsidRDefault="00923304" w:rsidP="00E0415A">
      <w:pPr>
        <w:pStyle w:val="ListParagraph"/>
        <w:numPr>
          <w:ilvl w:val="5"/>
          <w:numId w:val="2"/>
        </w:numPr>
        <w:spacing w:before="120" w:after="120" w:line="240" w:lineRule="auto"/>
        <w:ind w:left="990" w:hanging="342"/>
        <w:contextualSpacing w:val="0"/>
        <w:jc w:val="both"/>
        <w:rPr>
          <w:rFonts w:ascii="Times New Roman" w:hAnsi="Times New Roman" w:cs="Times New Roman"/>
        </w:rPr>
      </w:pPr>
      <w:r w:rsidRPr="00A10F37">
        <w:rPr>
          <w:rFonts w:ascii="Times New Roman" w:hAnsi="Times New Roman" w:cs="Times New Roman"/>
        </w:rPr>
        <w:t>have the power to natively govern, secure, utilize or otherwise participate in the Community Autonomous Systems through the Governance Protocol; or</w:t>
      </w:r>
    </w:p>
    <w:p w14:paraId="09A6C5E2" w14:textId="77A4ED09" w:rsidR="00923304" w:rsidRPr="00A10F37" w:rsidRDefault="00923304" w:rsidP="00E0415A">
      <w:pPr>
        <w:pStyle w:val="ListParagraph"/>
        <w:numPr>
          <w:ilvl w:val="5"/>
          <w:numId w:val="2"/>
        </w:numPr>
        <w:spacing w:before="120" w:after="120" w:line="240" w:lineRule="auto"/>
        <w:ind w:left="990" w:hanging="342"/>
        <w:contextualSpacing w:val="0"/>
        <w:jc w:val="both"/>
        <w:rPr>
          <w:rFonts w:ascii="Times New Roman" w:hAnsi="Times New Roman" w:cs="Times New Roman"/>
        </w:rPr>
      </w:pPr>
      <w:r w:rsidRPr="00A10F37">
        <w:rPr>
          <w:rFonts w:ascii="Times New Roman" w:hAnsi="Times New Roman" w:cs="Times New Roman"/>
        </w:rPr>
        <w:t>are natively convertible into or stakeable for Representational Community Tokens, which Representational Community Tokens have any one or more of the powers described in the preceding clause ‘(</w:t>
      </w:r>
      <w:r w:rsidR="00106D66" w:rsidRPr="00A10F37">
        <w:rPr>
          <w:rFonts w:ascii="Times New Roman" w:hAnsi="Times New Roman" w:cs="Times New Roman"/>
        </w:rPr>
        <w:t>i</w:t>
      </w:r>
      <w:r w:rsidRPr="00A10F37">
        <w:rPr>
          <w:rFonts w:ascii="Times New Roman" w:hAnsi="Times New Roman" w:cs="Times New Roman"/>
        </w:rPr>
        <w:t>)’;</w:t>
      </w:r>
    </w:p>
    <w:p w14:paraId="5E02171D" w14:textId="77777777" w:rsidR="00923304" w:rsidRPr="00A10F37" w:rsidRDefault="00923304" w:rsidP="00746707">
      <w:pPr>
        <w:ind w:firstLine="432"/>
        <w:jc w:val="both"/>
        <w:rPr>
          <w:rFonts w:ascii="Times New Roman" w:hAnsi="Times New Roman" w:cs="Times New Roman"/>
        </w:rPr>
      </w:pPr>
      <w:r w:rsidRPr="00A10F37">
        <w:rPr>
          <w:rFonts w:ascii="Times New Roman" w:hAnsi="Times New Roman" w:cs="Times New Roman"/>
        </w:rPr>
        <w:t xml:space="preserve">and </w:t>
      </w:r>
    </w:p>
    <w:p w14:paraId="015FADCF" w14:textId="34414A74" w:rsidR="00923304" w:rsidRPr="00A10F37" w:rsidRDefault="00923304" w:rsidP="00060A21">
      <w:pPr>
        <w:pStyle w:val="ListParagraph"/>
        <w:numPr>
          <w:ilvl w:val="4"/>
          <w:numId w:val="2"/>
        </w:numPr>
        <w:spacing w:before="120" w:after="120"/>
        <w:ind w:left="720" w:hanging="288"/>
        <w:contextualSpacing w:val="0"/>
        <w:jc w:val="both"/>
        <w:rPr>
          <w:rFonts w:ascii="Times New Roman" w:hAnsi="Times New Roman" w:cs="Times New Roman"/>
        </w:rPr>
      </w:pPr>
      <w:r w:rsidRPr="00A10F37">
        <w:rPr>
          <w:rFonts w:ascii="Times New Roman" w:hAnsi="Times New Roman" w:cs="Times New Roman"/>
        </w:rPr>
        <w:t>each Blockchain Tokens belonging to a class of Blockchain Tokens endorsed by Community Module Approval as a supplement or successor to the class of Blockchain Tokens referred to in the preceding clause ‘(a)’.</w:t>
      </w:r>
    </w:p>
    <w:p w14:paraId="161921C7" w14:textId="123340DB" w:rsidR="007A175B" w:rsidRDefault="007A175B" w:rsidP="007A175B">
      <w:pPr>
        <w:spacing w:before="120" w:after="120"/>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Consensus Attack</w:t>
      </w:r>
      <w:r w:rsidRPr="00A10F37">
        <w:rPr>
          <w:rFonts w:ascii="Times New Roman" w:hAnsi="Times New Roman" w:cs="Times New Roman"/>
        </w:rPr>
        <w:t>” means an attack that: (</w:t>
      </w:r>
      <w:r w:rsidR="009C780E" w:rsidRPr="00A10F37">
        <w:rPr>
          <w:rFonts w:ascii="Times New Roman" w:hAnsi="Times New Roman" w:cs="Times New Roman"/>
        </w:rPr>
        <w:t>a</w:t>
      </w:r>
      <w:r w:rsidRPr="00A10F37">
        <w:rPr>
          <w:rFonts w:ascii="Times New Roman" w:hAnsi="Times New Roman" w:cs="Times New Roman"/>
        </w:rPr>
        <w:t xml:space="preserve">) is undertaken by or on behalf of a block producer who controls, or group of cooperating block producers who collectively control, a preponderance of the means of block production on </w:t>
      </w:r>
      <w:r w:rsidR="009747B4" w:rsidRPr="00A10F37">
        <w:rPr>
          <w:rFonts w:ascii="Times New Roman" w:hAnsi="Times New Roman" w:cs="Times New Roman"/>
        </w:rPr>
        <w:t>an applicable Blockchain System</w:t>
      </w:r>
      <w:r w:rsidRPr="00A10F37">
        <w:rPr>
          <w:rFonts w:ascii="Times New Roman" w:hAnsi="Times New Roman" w:cs="Times New Roman"/>
        </w:rPr>
        <w:t>; and (</w:t>
      </w:r>
      <w:r w:rsidR="009C780E" w:rsidRPr="00A10F37">
        <w:rPr>
          <w:rFonts w:ascii="Times New Roman" w:hAnsi="Times New Roman" w:cs="Times New Roman"/>
        </w:rPr>
        <w:t>b</w:t>
      </w:r>
      <w:r w:rsidRPr="00A10F37">
        <w:rPr>
          <w:rFonts w:ascii="Times New Roman" w:hAnsi="Times New Roman" w:cs="Times New Roman"/>
        </w:rPr>
        <w:t>) has the actual or intended effect of: (</w:t>
      </w:r>
      <w:r w:rsidR="009C780E" w:rsidRPr="00A10F37">
        <w:rPr>
          <w:rFonts w:ascii="Times New Roman" w:hAnsi="Times New Roman" w:cs="Times New Roman"/>
        </w:rPr>
        <w:t>i</w:t>
      </w:r>
      <w:r w:rsidRPr="00A10F37">
        <w:rPr>
          <w:rFonts w:ascii="Times New Roman" w:hAnsi="Times New Roman" w:cs="Times New Roman"/>
        </w:rPr>
        <w:t xml:space="preserve">) reversing </w:t>
      </w:r>
      <w:r w:rsidR="00FC0DF1" w:rsidRPr="00A10F37">
        <w:rPr>
          <w:rFonts w:ascii="Times New Roman" w:hAnsi="Times New Roman" w:cs="Times New Roman"/>
        </w:rPr>
        <w:t xml:space="preserve">or altering </w:t>
      </w:r>
      <w:r w:rsidRPr="00A10F37">
        <w:rPr>
          <w:rFonts w:ascii="Times New Roman" w:hAnsi="Times New Roman" w:cs="Times New Roman"/>
        </w:rPr>
        <w:t xml:space="preserve">any transaction made to or by any Mandatory Autonomous System after </w:t>
      </w:r>
      <w:r w:rsidR="009747B4" w:rsidRPr="00A10F37">
        <w:rPr>
          <w:rFonts w:ascii="Times New Roman" w:hAnsi="Times New Roman" w:cs="Times New Roman"/>
        </w:rPr>
        <w:t>c</w:t>
      </w:r>
      <w:r w:rsidRPr="00A10F37">
        <w:rPr>
          <w:rFonts w:ascii="Times New Roman" w:hAnsi="Times New Roman" w:cs="Times New Roman"/>
        </w:rPr>
        <w:t>onfirmation of such transaction, including any “double spend”</w:t>
      </w:r>
      <w:r w:rsidR="00CA6C0C" w:rsidRPr="00A10F37">
        <w:rPr>
          <w:rFonts w:ascii="Times New Roman" w:hAnsi="Times New Roman" w:cs="Times New Roman"/>
        </w:rPr>
        <w:t xml:space="preserve"> or “reorganization”</w:t>
      </w:r>
      <w:r w:rsidR="00774A43" w:rsidRPr="00A10F37">
        <w:rPr>
          <w:rFonts w:ascii="Times New Roman" w:hAnsi="Times New Roman" w:cs="Times New Roman"/>
        </w:rPr>
        <w:t xml:space="preserve"> </w:t>
      </w:r>
      <w:r w:rsidRPr="00A10F37">
        <w:rPr>
          <w:rFonts w:ascii="Times New Roman" w:hAnsi="Times New Roman" w:cs="Times New Roman"/>
        </w:rPr>
        <w:t>attack having or intended to have such effect; or (</w:t>
      </w:r>
      <w:r w:rsidR="009C780E" w:rsidRPr="00A10F37">
        <w:rPr>
          <w:rFonts w:ascii="Times New Roman" w:hAnsi="Times New Roman" w:cs="Times New Roman"/>
        </w:rPr>
        <w:t>ii</w:t>
      </w:r>
      <w:r w:rsidRPr="00A10F37">
        <w:rPr>
          <w:rFonts w:ascii="Times New Roman" w:hAnsi="Times New Roman" w:cs="Times New Roman"/>
        </w:rPr>
        <w:t>) preventing inclusion in blocks or</w:t>
      </w:r>
      <w:r w:rsidR="009747B4" w:rsidRPr="00A10F37">
        <w:rPr>
          <w:rFonts w:ascii="Times New Roman" w:hAnsi="Times New Roman" w:cs="Times New Roman"/>
        </w:rPr>
        <w:t xml:space="preserve"> c</w:t>
      </w:r>
      <w:r w:rsidRPr="00A10F37">
        <w:rPr>
          <w:rFonts w:ascii="Times New Roman" w:hAnsi="Times New Roman" w:cs="Times New Roman"/>
        </w:rPr>
        <w:t>onfirmation of any transaction made to or by any Mandatory Autonomous System, including any “censorship attack,” “transaction withholding attack” or “block withholding attack” having or intended to have such effect.</w:t>
      </w:r>
    </w:p>
    <w:p w14:paraId="68795C0A" w14:textId="77777777" w:rsidR="005804B5" w:rsidRPr="00190258" w:rsidRDefault="005804B5" w:rsidP="005804B5">
      <w:pPr>
        <w:jc w:val="both"/>
        <w:rPr>
          <w:rFonts w:ascii="Times New Roman" w:hAnsi="Times New Roman"/>
          <w:color w:val="000000" w:themeColor="text1"/>
        </w:rPr>
      </w:pPr>
      <w:r w:rsidRPr="00190258">
        <w:rPr>
          <w:rFonts w:ascii="Times New Roman" w:hAnsi="Times New Roman"/>
          <w:color w:val="000000" w:themeColor="text1"/>
        </w:rPr>
        <w:t>“</w:t>
      </w:r>
      <w:r w:rsidRPr="000B464A">
        <w:rPr>
          <w:rFonts w:ascii="Times New Roman" w:hAnsi="Times New Roman" w:cs="Times New Roman"/>
          <w:b/>
          <w:bCs/>
          <w:i/>
          <w:iCs/>
          <w:color w:val="000000" w:themeColor="text1"/>
        </w:rPr>
        <w:t>Constitution</w:t>
      </w:r>
      <w:r w:rsidRPr="00190258">
        <w:rPr>
          <w:rFonts w:ascii="Times New Roman" w:hAnsi="Times New Roman"/>
          <w:color w:val="000000" w:themeColor="text1"/>
        </w:rPr>
        <w:t xml:space="preserve">” means the </w:t>
      </w:r>
      <w:r w:rsidRPr="000B464A">
        <w:rPr>
          <w:rFonts w:ascii="Times New Roman" w:hAnsi="Times New Roman" w:cs="Times New Roman"/>
          <w:color w:val="000000" w:themeColor="text1"/>
        </w:rPr>
        <w:t xml:space="preserve">memorandum of association, </w:t>
      </w:r>
      <w:r w:rsidRPr="00190258">
        <w:rPr>
          <w:rFonts w:ascii="Times New Roman" w:hAnsi="Times New Roman"/>
          <w:color w:val="000000" w:themeColor="text1"/>
        </w:rPr>
        <w:t xml:space="preserve">articles of association, </w:t>
      </w:r>
      <w:r w:rsidRPr="000B464A">
        <w:rPr>
          <w:rFonts w:ascii="Times New Roman" w:hAnsi="Times New Roman" w:cs="Times New Roman"/>
          <w:color w:val="000000" w:themeColor="text1"/>
        </w:rPr>
        <w:t xml:space="preserve">these Bylaws and any other documents </w:t>
      </w:r>
      <w:r w:rsidRPr="00190258">
        <w:rPr>
          <w:rFonts w:ascii="Times New Roman" w:hAnsi="Times New Roman"/>
          <w:color w:val="000000" w:themeColor="text1"/>
        </w:rPr>
        <w:t xml:space="preserve">or </w:t>
      </w:r>
      <w:r w:rsidRPr="000B464A">
        <w:rPr>
          <w:rFonts w:ascii="Times New Roman" w:hAnsi="Times New Roman" w:cs="Times New Roman"/>
          <w:color w:val="000000" w:themeColor="text1"/>
        </w:rPr>
        <w:t>agreements which modify the operation or effect of any of the foregoing</w:t>
      </w:r>
      <w:r w:rsidRPr="00190258">
        <w:rPr>
          <w:rFonts w:ascii="Times New Roman" w:hAnsi="Times New Roman"/>
          <w:color w:val="000000" w:themeColor="text1"/>
        </w:rPr>
        <w:t xml:space="preserve"> of the BORG. </w:t>
      </w:r>
    </w:p>
    <w:p w14:paraId="07A4BADB" w14:textId="2A233E87" w:rsidR="000C54F7" w:rsidRPr="00A10F37" w:rsidRDefault="000C54F7" w:rsidP="000C54F7">
      <w:pPr>
        <w:spacing w:before="120" w:after="120"/>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Ethereum</w:t>
      </w:r>
      <w:r w:rsidRPr="00A10F37">
        <w:rPr>
          <w:rFonts w:ascii="Times New Roman" w:hAnsi="Times New Roman" w:cs="Times New Roman"/>
        </w:rPr>
        <w:t xml:space="preserve">” means, at any time, the canonical blockchain and virtual machine environment of the </w:t>
      </w:r>
      <w:r w:rsidRPr="00A10F37">
        <w:rPr>
          <w:rFonts w:ascii="Times New Roman" w:hAnsi="Times New Roman" w:cs="Times New Roman"/>
          <w:noProof/>
        </w:rPr>
        <w:t>Ethereum Mainnet</w:t>
      </w:r>
      <w:r w:rsidRPr="00A10F37">
        <w:rPr>
          <w:rFonts w:ascii="Times New Roman" w:hAnsi="Times New Roman" w:cs="Times New Roman"/>
        </w:rPr>
        <w:t xml:space="preserve"> ‘mainnet’, as recognized by at least a majority of the validators running correct versions of the</w:t>
      </w:r>
      <w:r w:rsidR="00AB4327" w:rsidRPr="00A10F37">
        <w:rPr>
          <w:rFonts w:ascii="Times New Roman" w:hAnsi="Times New Roman" w:cs="Times New Roman"/>
        </w:rPr>
        <w:t xml:space="preserve"> go-Ethereum client (‘geth’) </w:t>
      </w:r>
      <w:r w:rsidRPr="00A10F37">
        <w:rPr>
          <w:rFonts w:ascii="Times New Roman" w:hAnsi="Times New Roman" w:cs="Times New Roman"/>
        </w:rPr>
        <w:t xml:space="preserve">then being operated in good faith in the ordinary course of the network. As of the date of these Terms, the </w:t>
      </w:r>
      <w:r w:rsidRPr="00A10F37">
        <w:rPr>
          <w:rFonts w:ascii="Times New Roman" w:hAnsi="Times New Roman" w:cs="Times New Roman"/>
          <w:noProof/>
        </w:rPr>
        <w:t>Ethereum Mainnet</w:t>
      </w:r>
      <w:r w:rsidRPr="00A10F37">
        <w:rPr>
          <w:rFonts w:ascii="Times New Roman" w:hAnsi="Times New Roman" w:cs="Times New Roman"/>
        </w:rPr>
        <w:t xml:space="preserve"> ‘mainnet’ is </w:t>
      </w:r>
      <w:r w:rsidR="00E565F5" w:rsidRPr="00A10F37">
        <w:rPr>
          <w:rFonts w:ascii="Times New Roman" w:hAnsi="Times New Roman" w:cs="Times New Roman"/>
          <w:noProof/>
        </w:rPr>
        <w:t>chainID;1 on networkID:1</w:t>
      </w:r>
      <w:r w:rsidRPr="00A10F37">
        <w:rPr>
          <w:rFonts w:ascii="Times New Roman" w:hAnsi="Times New Roman" w:cs="Times New Roman"/>
        </w:rPr>
        <w:t>.</w:t>
      </w:r>
    </w:p>
    <w:p w14:paraId="4E9B9978" w14:textId="05D3822C"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Governance Agreements</w:t>
      </w:r>
      <w:r w:rsidRPr="00A10F37">
        <w:rPr>
          <w:rFonts w:ascii="Times New Roman" w:hAnsi="Times New Roman" w:cs="Times New Roman"/>
        </w:rPr>
        <w:t xml:space="preserve">” means the </w:t>
      </w:r>
      <w:r w:rsidR="00CD14CC">
        <w:rPr>
          <w:rFonts w:ascii="Times New Roman" w:hAnsi="Times New Roman" w:cs="Times New Roman"/>
        </w:rPr>
        <w:t>Constitution</w:t>
      </w:r>
      <w:r w:rsidRPr="00A10F37">
        <w:rPr>
          <w:rFonts w:ascii="Times New Roman" w:hAnsi="Times New Roman" w:cs="Times New Roman"/>
        </w:rPr>
        <w:t xml:space="preserve">, these Bylaws, the </w:t>
      </w:r>
      <w:r w:rsidR="00A9686D" w:rsidRPr="00A10F37">
        <w:rPr>
          <w:rFonts w:ascii="Times New Roman" w:hAnsi="Times New Roman" w:cs="Times New Roman"/>
        </w:rPr>
        <w:t>Multisig</w:t>
      </w:r>
      <w:r w:rsidRPr="00A10F37">
        <w:rPr>
          <w:rFonts w:ascii="Times New Roman" w:hAnsi="Times New Roman" w:cs="Times New Roman"/>
        </w:rPr>
        <w:t xml:space="preserve"> Participation Agreements, and any other written legally binding agreements affecting the governance of the BORG</w:t>
      </w:r>
      <w:r w:rsidR="00647324" w:rsidRPr="00A10F37">
        <w:rPr>
          <w:rFonts w:ascii="Times New Roman" w:hAnsi="Times New Roman" w:cs="Times New Roman"/>
        </w:rPr>
        <w:t>,</w:t>
      </w:r>
      <w:r w:rsidRPr="00A10F37">
        <w:rPr>
          <w:rFonts w:ascii="Times New Roman" w:hAnsi="Times New Roman" w:cs="Times New Roman"/>
        </w:rPr>
        <w:t xml:space="preserve"> any Body</w:t>
      </w:r>
      <w:r w:rsidR="00647324" w:rsidRPr="00A10F37">
        <w:rPr>
          <w:rFonts w:ascii="Times New Roman" w:hAnsi="Times New Roman" w:cs="Times New Roman"/>
        </w:rPr>
        <w:t>, or (in their capacity as such) any BORG Personnel</w:t>
      </w:r>
      <w:r w:rsidRPr="00A10F37">
        <w:rPr>
          <w:rFonts w:ascii="Times New Roman" w:hAnsi="Times New Roman" w:cs="Times New Roman"/>
        </w:rPr>
        <w:t xml:space="preserve">. </w:t>
      </w:r>
    </w:p>
    <w:p w14:paraId="425B5E12" w14:textId="0FB71D68"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Governance Protocol</w:t>
      </w:r>
      <w:r w:rsidRPr="00A10F37">
        <w:rPr>
          <w:rFonts w:ascii="Times New Roman" w:hAnsi="Times New Roman" w:cs="Times New Roman"/>
        </w:rPr>
        <w:t>” means the portion of the Protocols determining the rules of voting, decisionmaking, and other governance functions of Blockchain Tokens intended to natively govern, secure, utilize or otherwise participate in production implementations of the Protocols.</w:t>
      </w:r>
      <w:r w:rsidR="001E3535" w:rsidRPr="00A10F37">
        <w:rPr>
          <w:rFonts w:ascii="Times New Roman" w:hAnsi="Times New Roman" w:cs="Times New Roman"/>
        </w:rPr>
        <w:t xml:space="preserve"> </w:t>
      </w:r>
    </w:p>
    <w:p w14:paraId="5FEC07F1" w14:textId="4B48C171" w:rsidR="00184387" w:rsidRPr="00A10F37" w:rsidRDefault="00184387"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Legal Requirement</w:t>
      </w:r>
      <w:r w:rsidRPr="00A10F37">
        <w:rPr>
          <w:rFonts w:ascii="Times New Roman" w:hAnsi="Times New Roman" w:cs="Times New Roman"/>
        </w:rPr>
        <w:t>” means any federal, state, local, municipal, foreign, supranational or other law, statute, constitution, treaty, directive, resolution, ordinance, code, order, writ, injunction, judgment, edict, decree, ruling, award, rule, regulation, judgment, ruling or requirement issued, enacted, adopted, promulgated, implemented or otherwise put into effect by or under the authority of any (</w:t>
      </w:r>
      <w:r w:rsidR="00233A8F" w:rsidRPr="00A10F37">
        <w:rPr>
          <w:rFonts w:ascii="Times New Roman" w:hAnsi="Times New Roman" w:cs="Times New Roman"/>
        </w:rPr>
        <w:t>a</w:t>
      </w:r>
      <w:r w:rsidRPr="00A10F37">
        <w:rPr>
          <w:rFonts w:ascii="Times New Roman" w:hAnsi="Times New Roman" w:cs="Times New Roman"/>
        </w:rPr>
        <w:t xml:space="preserve">) nation, multinational, </w:t>
      </w:r>
      <w:r w:rsidRPr="00A10F37">
        <w:rPr>
          <w:rFonts w:ascii="Times New Roman" w:hAnsi="Times New Roman" w:cs="Times New Roman"/>
        </w:rPr>
        <w:lastRenderedPageBreak/>
        <w:t>supranational, state, commonwealth, province, territory, county, municipality, district or other jurisdiction of any nature; (</w:t>
      </w:r>
      <w:r w:rsidR="00233A8F" w:rsidRPr="00A10F37">
        <w:rPr>
          <w:rFonts w:ascii="Times New Roman" w:hAnsi="Times New Roman" w:cs="Times New Roman"/>
        </w:rPr>
        <w:t>b</w:t>
      </w:r>
      <w:r w:rsidRPr="00A10F37">
        <w:rPr>
          <w:rFonts w:ascii="Times New Roman" w:hAnsi="Times New Roman" w:cs="Times New Roman"/>
        </w:rPr>
        <w:t>) federal, state, provincial, local, municipal, foreign or other government; (</w:t>
      </w:r>
      <w:r w:rsidR="00233A8F" w:rsidRPr="00A10F37">
        <w:rPr>
          <w:rFonts w:ascii="Times New Roman" w:hAnsi="Times New Roman" w:cs="Times New Roman"/>
        </w:rPr>
        <w:t>c</w:t>
      </w:r>
      <w:r w:rsidRPr="00A10F37">
        <w:rPr>
          <w:rFonts w:ascii="Times New Roman" w:hAnsi="Times New Roman" w:cs="Times New Roman"/>
        </w:rPr>
        <w:t xml:space="preserve">) instrumentality, subdivision, department, ministry, board, court, administrative agency or commission, or other </w:t>
      </w:r>
      <w:r w:rsidR="00CB7D7A" w:rsidRPr="00A10F37">
        <w:rPr>
          <w:rFonts w:ascii="Times New Roman" w:hAnsi="Times New Roman" w:cs="Times New Roman"/>
        </w:rPr>
        <w:t>governmental body</w:t>
      </w:r>
      <w:r w:rsidRPr="00A10F37">
        <w:rPr>
          <w:rFonts w:ascii="Times New Roman" w:hAnsi="Times New Roman" w:cs="Times New Roman"/>
        </w:rPr>
        <w:t>, authority or instrumentality or political subdivision thereof; or (</w:t>
      </w:r>
      <w:r w:rsidR="00233A8F" w:rsidRPr="00A10F37">
        <w:rPr>
          <w:rFonts w:ascii="Times New Roman" w:hAnsi="Times New Roman" w:cs="Times New Roman"/>
        </w:rPr>
        <w:t>d</w:t>
      </w:r>
      <w:r w:rsidRPr="00A10F37">
        <w:rPr>
          <w:rFonts w:ascii="Times New Roman" w:hAnsi="Times New Roman" w:cs="Times New Roman"/>
        </w:rPr>
        <w:t>) any quasi-governmental or private body exercising any executive, legislative, judicial, regulatory, taxing, importing or other governmental functions.</w:t>
      </w:r>
    </w:p>
    <w:p w14:paraId="4634B6CC" w14:textId="4D390ADA"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00A9686D" w:rsidRPr="00A10F37">
        <w:rPr>
          <w:rFonts w:ascii="Times New Roman" w:hAnsi="Times New Roman" w:cs="Times New Roman"/>
          <w:b/>
          <w:bCs/>
          <w:i/>
          <w:iCs/>
        </w:rPr>
        <w:t>Multisig</w:t>
      </w:r>
      <w:r w:rsidRPr="00A10F37">
        <w:rPr>
          <w:rFonts w:ascii="Times New Roman" w:hAnsi="Times New Roman" w:cs="Times New Roman"/>
        </w:rPr>
        <w:t>” means a Smart Contract deployed by or on behalf of the BORG that: (</w:t>
      </w:r>
      <w:r w:rsidR="00233A8F" w:rsidRPr="00A10F37">
        <w:rPr>
          <w:rFonts w:ascii="Times New Roman" w:hAnsi="Times New Roman" w:cs="Times New Roman"/>
        </w:rPr>
        <w:t>a</w:t>
      </w:r>
      <w:r w:rsidRPr="00A10F37">
        <w:rPr>
          <w:rFonts w:ascii="Times New Roman" w:hAnsi="Times New Roman" w:cs="Times New Roman"/>
        </w:rPr>
        <w:t>) is configured to recognize a specified set of Private Keys (the “</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w:t>
      </w:r>
      <w:r w:rsidR="00D91905" w:rsidRPr="00A10F37">
        <w:rPr>
          <w:rFonts w:ascii="Times New Roman" w:hAnsi="Times New Roman" w:cs="Times New Roman"/>
          <w:b/>
          <w:bCs/>
          <w:i/>
          <w:iCs/>
        </w:rPr>
        <w:t xml:space="preserve">Private </w:t>
      </w:r>
      <w:r w:rsidRPr="00A10F37">
        <w:rPr>
          <w:rFonts w:ascii="Times New Roman" w:hAnsi="Times New Roman" w:cs="Times New Roman"/>
          <w:b/>
          <w:bCs/>
          <w:i/>
          <w:iCs/>
        </w:rPr>
        <w:t>Key Set</w:t>
      </w:r>
      <w:r w:rsidRPr="00A10F37">
        <w:rPr>
          <w:rFonts w:ascii="Times New Roman" w:hAnsi="Times New Roman" w:cs="Times New Roman"/>
        </w:rPr>
        <w:t>”); and (</w:t>
      </w:r>
      <w:r w:rsidR="00233A8F" w:rsidRPr="00A10F37">
        <w:rPr>
          <w:rFonts w:ascii="Times New Roman" w:hAnsi="Times New Roman" w:cs="Times New Roman"/>
        </w:rPr>
        <w:t>b</w:t>
      </w:r>
      <w:r w:rsidRPr="00A10F37">
        <w:rPr>
          <w:rFonts w:ascii="Times New Roman" w:hAnsi="Times New Roman" w:cs="Times New Roman"/>
        </w:rPr>
        <w:t>) one or more of the functions of which can be executed in response to a transaction message that has been signed by a specified minimum number of Private Keys belonging to such set of Private Keys.</w:t>
      </w:r>
    </w:p>
    <w:p w14:paraId="6F559D47" w14:textId="17EFDA39"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00A9686D" w:rsidRPr="00A10F37">
        <w:rPr>
          <w:rFonts w:ascii="Times New Roman" w:hAnsi="Times New Roman" w:cs="Times New Roman"/>
          <w:b/>
          <w:bCs/>
          <w:i/>
          <w:iCs/>
        </w:rPr>
        <w:t>Multisig</w:t>
      </w:r>
      <w:r w:rsidR="00F368D7" w:rsidRPr="00A10F37">
        <w:rPr>
          <w:rFonts w:ascii="Times New Roman" w:hAnsi="Times New Roman" w:cs="Times New Roman"/>
          <w:b/>
          <w:bCs/>
          <w:i/>
          <w:iCs/>
        </w:rPr>
        <w:t xml:space="preserve"> Private</w:t>
      </w:r>
      <w:r w:rsidRPr="00A10F37">
        <w:rPr>
          <w:rFonts w:ascii="Times New Roman" w:hAnsi="Times New Roman" w:cs="Times New Roman"/>
          <w:b/>
          <w:bCs/>
          <w:i/>
          <w:iCs/>
        </w:rPr>
        <w:t xml:space="preserve"> Key</w:t>
      </w:r>
      <w:r w:rsidRPr="00A10F37">
        <w:rPr>
          <w:rFonts w:ascii="Times New Roman" w:hAnsi="Times New Roman" w:cs="Times New Roman"/>
        </w:rPr>
        <w:t xml:space="preserve">” means, with respect to each </w:t>
      </w:r>
      <w:r w:rsidR="00A9686D" w:rsidRPr="00A10F37">
        <w:rPr>
          <w:rFonts w:ascii="Times New Roman" w:hAnsi="Times New Roman" w:cs="Times New Roman"/>
        </w:rPr>
        <w:t>Multisig</w:t>
      </w:r>
      <w:r w:rsidRPr="00A10F37">
        <w:rPr>
          <w:rFonts w:ascii="Times New Roman" w:hAnsi="Times New Roman" w:cs="Times New Roman"/>
        </w:rPr>
        <w:t xml:space="preserve">, each Private Key belonging to the </w:t>
      </w:r>
      <w:r w:rsidR="00204F3F" w:rsidRPr="00A10F37">
        <w:rPr>
          <w:rFonts w:ascii="Times New Roman" w:hAnsi="Times New Roman" w:cs="Times New Roman"/>
        </w:rPr>
        <w:t>Multisig Private Key Set</w:t>
      </w:r>
      <w:r w:rsidRPr="00A10F37">
        <w:rPr>
          <w:rFonts w:ascii="Times New Roman" w:hAnsi="Times New Roman" w:cs="Times New Roman"/>
        </w:rPr>
        <w:t xml:space="preserve"> recognized by such </w:t>
      </w:r>
      <w:r w:rsidR="00A9686D" w:rsidRPr="00A10F37">
        <w:rPr>
          <w:rFonts w:ascii="Times New Roman" w:hAnsi="Times New Roman" w:cs="Times New Roman"/>
        </w:rPr>
        <w:t>Multisig</w:t>
      </w:r>
      <w:r w:rsidRPr="00A10F37">
        <w:rPr>
          <w:rFonts w:ascii="Times New Roman" w:hAnsi="Times New Roman" w:cs="Times New Roman"/>
        </w:rPr>
        <w:t xml:space="preserve">. </w:t>
      </w:r>
    </w:p>
    <w:p w14:paraId="427F9F95" w14:textId="60E1B560"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00A9686D" w:rsidRPr="00A10F37">
        <w:rPr>
          <w:rFonts w:ascii="Times New Roman" w:hAnsi="Times New Roman" w:cs="Times New Roman"/>
          <w:b/>
          <w:bCs/>
          <w:i/>
          <w:iCs/>
        </w:rPr>
        <w:t>Multisig</w:t>
      </w:r>
      <w:r w:rsidRPr="00A10F37">
        <w:rPr>
          <w:rFonts w:ascii="Times New Roman" w:hAnsi="Times New Roman" w:cs="Times New Roman"/>
          <w:b/>
          <w:bCs/>
          <w:i/>
          <w:iCs/>
        </w:rPr>
        <w:t xml:space="preserve"> Member</w:t>
      </w:r>
      <w:r w:rsidRPr="00A10F37">
        <w:rPr>
          <w:rFonts w:ascii="Times New Roman" w:hAnsi="Times New Roman" w:cs="Times New Roman"/>
        </w:rPr>
        <w:t xml:space="preserve">” means, at any time, each person who, as of such time, holds a </w:t>
      </w:r>
      <w:r w:rsidR="00204F3F" w:rsidRPr="00A10F37">
        <w:rPr>
          <w:rFonts w:ascii="Times New Roman" w:hAnsi="Times New Roman" w:cs="Times New Roman"/>
        </w:rPr>
        <w:t>Multisig Private Key</w:t>
      </w:r>
      <w:r w:rsidRPr="00A10F37">
        <w:rPr>
          <w:rFonts w:ascii="Times New Roman" w:hAnsi="Times New Roman" w:cs="Times New Roman"/>
        </w:rPr>
        <w:t xml:space="preserve"> for a </w:t>
      </w:r>
      <w:r w:rsidR="00A9686D" w:rsidRPr="00A10F37">
        <w:rPr>
          <w:rFonts w:ascii="Times New Roman" w:hAnsi="Times New Roman" w:cs="Times New Roman"/>
        </w:rPr>
        <w:t>Multisig</w:t>
      </w:r>
      <w:r w:rsidRPr="00A10F37">
        <w:rPr>
          <w:rFonts w:ascii="Times New Roman" w:hAnsi="Times New Roman" w:cs="Times New Roman"/>
        </w:rPr>
        <w:t>; provided, however, that the term “</w:t>
      </w:r>
      <w:r w:rsidR="00A9686D" w:rsidRPr="00A10F37">
        <w:rPr>
          <w:rFonts w:ascii="Times New Roman" w:hAnsi="Times New Roman" w:cs="Times New Roman"/>
        </w:rPr>
        <w:t>Multisig</w:t>
      </w:r>
      <w:r w:rsidRPr="00A10F37">
        <w:rPr>
          <w:rFonts w:ascii="Times New Roman" w:hAnsi="Times New Roman" w:cs="Times New Roman"/>
        </w:rPr>
        <w:t xml:space="preserve"> Member” shall not include the Community Module, notwithstanding that the Community Module may have limited powers over a </w:t>
      </w:r>
      <w:r w:rsidR="00A9686D" w:rsidRPr="00A10F37">
        <w:rPr>
          <w:rFonts w:ascii="Times New Roman" w:hAnsi="Times New Roman" w:cs="Times New Roman"/>
        </w:rPr>
        <w:t>Multisig</w:t>
      </w:r>
      <w:r w:rsidRPr="00A10F37">
        <w:rPr>
          <w:rFonts w:ascii="Times New Roman" w:hAnsi="Times New Roman" w:cs="Times New Roman"/>
        </w:rPr>
        <w:t xml:space="preserve"> (e.g. as contemplated by </w:t>
      </w:r>
      <w:r w:rsidRPr="00A10F37">
        <w:rPr>
          <w:rFonts w:ascii="Times New Roman" w:hAnsi="Times New Roman" w:cs="Times New Roman"/>
          <w:u w:val="single"/>
        </w:rPr>
        <w:t xml:space="preserve">Article </w:t>
      </w:r>
      <w:r w:rsidR="00B67EAC" w:rsidRPr="00A10F37">
        <w:rPr>
          <w:rFonts w:ascii="Times New Roman" w:hAnsi="Times New Roman" w:cs="Times New Roman"/>
          <w:u w:val="single"/>
        </w:rPr>
        <w:fldChar w:fldCharType="begin"/>
      </w:r>
      <w:r w:rsidR="00B67EAC" w:rsidRPr="00A10F37">
        <w:rPr>
          <w:rFonts w:ascii="Times New Roman" w:hAnsi="Times New Roman" w:cs="Times New Roman"/>
          <w:u w:val="single"/>
        </w:rPr>
        <w:instrText xml:space="preserve"> REF _Ref170104721 \w \h  \* MERGEFORMAT </w:instrText>
      </w:r>
      <w:r w:rsidR="00B67EAC" w:rsidRPr="00A10F37">
        <w:rPr>
          <w:rFonts w:ascii="Times New Roman" w:hAnsi="Times New Roman" w:cs="Times New Roman"/>
          <w:u w:val="single"/>
        </w:rPr>
      </w:r>
      <w:r w:rsidR="00B67EAC" w:rsidRPr="00A10F37">
        <w:rPr>
          <w:rFonts w:ascii="Times New Roman" w:hAnsi="Times New Roman" w:cs="Times New Roman"/>
          <w:u w:val="single"/>
        </w:rPr>
        <w:fldChar w:fldCharType="separate"/>
      </w:r>
      <w:r w:rsidR="00A01070">
        <w:rPr>
          <w:rFonts w:ascii="Times New Roman" w:hAnsi="Times New Roman" w:cs="Times New Roman"/>
          <w:u w:val="single"/>
        </w:rPr>
        <w:t>3.6</w:t>
      </w:r>
      <w:r w:rsidR="00B67EAC" w:rsidRPr="00A10F37">
        <w:rPr>
          <w:rFonts w:ascii="Times New Roman" w:hAnsi="Times New Roman" w:cs="Times New Roman"/>
          <w:u w:val="single"/>
        </w:rPr>
        <w:fldChar w:fldCharType="end"/>
      </w:r>
      <w:r w:rsidRPr="00A10F37">
        <w:rPr>
          <w:rFonts w:ascii="Times New Roman" w:hAnsi="Times New Roman" w:cs="Times New Roman"/>
        </w:rPr>
        <w:t>).</w:t>
      </w:r>
    </w:p>
    <w:p w14:paraId="3519FB75" w14:textId="6209D2D1"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Private Key</w:t>
      </w:r>
      <w:r w:rsidRPr="00A10F37">
        <w:rPr>
          <w:rFonts w:ascii="Times New Roman" w:hAnsi="Times New Roman" w:cs="Times New Roman"/>
        </w:rPr>
        <w:t>” means a cryptographic key that is intended to be secret and corresponds to at least one public key that: (</w:t>
      </w:r>
      <w:r w:rsidR="0066345C" w:rsidRPr="00A10F37">
        <w:rPr>
          <w:rFonts w:ascii="Times New Roman" w:hAnsi="Times New Roman" w:cs="Times New Roman"/>
        </w:rPr>
        <w:t>a</w:t>
      </w:r>
      <w:r w:rsidRPr="00A10F37">
        <w:rPr>
          <w:rFonts w:ascii="Times New Roman" w:hAnsi="Times New Roman" w:cs="Times New Roman"/>
        </w:rPr>
        <w:t>) is known to the BORG; and (</w:t>
      </w:r>
      <w:r w:rsidR="0066345C" w:rsidRPr="00A10F37">
        <w:rPr>
          <w:rFonts w:ascii="Times New Roman" w:hAnsi="Times New Roman" w:cs="Times New Roman"/>
        </w:rPr>
        <w:t>b</w:t>
      </w:r>
      <w:r w:rsidRPr="00A10F37">
        <w:rPr>
          <w:rFonts w:ascii="Times New Roman" w:hAnsi="Times New Roman" w:cs="Times New Roman"/>
        </w:rPr>
        <w:t xml:space="preserve">) constitutes a Blockchain System address. </w:t>
      </w:r>
    </w:p>
    <w:p w14:paraId="40D099A9"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Protocols</w:t>
      </w:r>
      <w:r w:rsidRPr="00A10F37">
        <w:rPr>
          <w:rFonts w:ascii="Times New Roman" w:hAnsi="Times New Roman" w:cs="Times New Roman"/>
        </w:rPr>
        <w:t>” means:</w:t>
      </w:r>
    </w:p>
    <w:p w14:paraId="15183852" w14:textId="078917E9" w:rsidR="00A83C8A" w:rsidRPr="00A10F37" w:rsidRDefault="00923304" w:rsidP="00D162BB">
      <w:pPr>
        <w:pStyle w:val="ListParagraph"/>
        <w:numPr>
          <w:ilvl w:val="0"/>
          <w:numId w:val="23"/>
        </w:numPr>
        <w:jc w:val="both"/>
        <w:rPr>
          <w:rFonts w:ascii="Times New Roman" w:hAnsi="Times New Roman" w:cs="Times New Roman"/>
        </w:rPr>
      </w:pPr>
      <w:r w:rsidRPr="00A10F37">
        <w:rPr>
          <w:rFonts w:ascii="Times New Roman" w:hAnsi="Times New Roman" w:cs="Times New Roman"/>
        </w:rPr>
        <w:t xml:space="preserve">the software published under the github repositories at </w:t>
      </w:r>
      <w:r w:rsidR="00293BE5" w:rsidRPr="00A10F37">
        <w:rPr>
          <w:rFonts w:ascii="Times New Roman" w:hAnsi="Times New Roman" w:cs="Times New Roman"/>
          <w:noProof/>
        </w:rPr>
        <w:t>https://github.com/lidofinance/lido-dao</w:t>
      </w:r>
      <w:r w:rsidRPr="00A10F37">
        <w:rPr>
          <w:rFonts w:ascii="Times New Roman" w:hAnsi="Times New Roman" w:cs="Times New Roman"/>
        </w:rPr>
        <w:t xml:space="preserve">, or any successor thereto endorsed by Community Module Approval, </w:t>
      </w:r>
      <w:r w:rsidR="00685B9D" w:rsidRPr="00A10F37">
        <w:rPr>
          <w:rFonts w:ascii="Times New Roman" w:hAnsi="Times New Roman" w:cs="Times New Roman"/>
        </w:rPr>
        <w:t xml:space="preserve">in each case, </w:t>
      </w:r>
      <w:r w:rsidRPr="00A10F37">
        <w:rPr>
          <w:rFonts w:ascii="Times New Roman" w:hAnsi="Times New Roman" w:cs="Times New Roman"/>
        </w:rPr>
        <w:t xml:space="preserve">so long as such endorsement has not been revoked by Community Module Approval; and </w:t>
      </w:r>
    </w:p>
    <w:p w14:paraId="2E148CD5" w14:textId="4BEB8441" w:rsidR="00923304" w:rsidRPr="00A10F37" w:rsidRDefault="00923304" w:rsidP="00D162BB">
      <w:pPr>
        <w:pStyle w:val="ListParagraph"/>
        <w:numPr>
          <w:ilvl w:val="0"/>
          <w:numId w:val="23"/>
        </w:numPr>
        <w:jc w:val="both"/>
        <w:rPr>
          <w:rFonts w:ascii="Times New Roman" w:hAnsi="Times New Roman" w:cs="Times New Roman"/>
        </w:rPr>
      </w:pPr>
      <w:r w:rsidRPr="00A10F37">
        <w:rPr>
          <w:rFonts w:ascii="Times New Roman" w:hAnsi="Times New Roman" w:cs="Times New Roman"/>
        </w:rPr>
        <w:t>any other software endorsed as an official Protocol by a Community Module Approval, so long as such endorsement has not been revoked by Community Module Approva</w:t>
      </w:r>
      <w:r w:rsidR="001B0A78" w:rsidRPr="00A10F37">
        <w:rPr>
          <w:rFonts w:ascii="Times New Roman" w:hAnsi="Times New Roman" w:cs="Times New Roman"/>
        </w:rPr>
        <w:t>l</w:t>
      </w:r>
      <w:r w:rsidRPr="00A10F37">
        <w:rPr>
          <w:rFonts w:ascii="Times New Roman" w:hAnsi="Times New Roman" w:cs="Times New Roman"/>
        </w:rPr>
        <w:t>.</w:t>
      </w:r>
    </w:p>
    <w:p w14:paraId="656B98D3"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Representational Community Tokens</w:t>
      </w:r>
      <w:r w:rsidRPr="00A10F37">
        <w:rPr>
          <w:rFonts w:ascii="Times New Roman" w:hAnsi="Times New Roman" w:cs="Times New Roman"/>
        </w:rPr>
        <w:t xml:space="preserve">” means any Blockchain Token that: </w:t>
      </w:r>
    </w:p>
    <w:p w14:paraId="378E80D7" w14:textId="77777777" w:rsidR="00A83C8A" w:rsidRPr="00A10F37" w:rsidRDefault="00923304" w:rsidP="00D162BB">
      <w:pPr>
        <w:pStyle w:val="ListParagraph"/>
        <w:numPr>
          <w:ilvl w:val="0"/>
          <w:numId w:val="24"/>
        </w:numPr>
        <w:jc w:val="both"/>
        <w:rPr>
          <w:rFonts w:ascii="Times New Roman" w:hAnsi="Times New Roman" w:cs="Times New Roman"/>
        </w:rPr>
      </w:pPr>
      <w:r w:rsidRPr="00A10F37">
        <w:rPr>
          <w:rFonts w:ascii="Times New Roman" w:hAnsi="Times New Roman" w:cs="Times New Roman"/>
        </w:rPr>
        <w:t xml:space="preserve">without reduction or dilution of the value of or economic, governance or other powers and benefits of Community Tokens, is derived from or designed to represent or to be convertible with Community Tokens (or the value of or economic, governance or other powers and benefits of such Community Tokens) (including pursuant to any ‘liquid staking’ or similar arrangements), natively on the Community Autonomous Systems; </w:t>
      </w:r>
    </w:p>
    <w:p w14:paraId="6254220F" w14:textId="77777777" w:rsidR="00A83C8A" w:rsidRPr="00A10F37" w:rsidRDefault="00923304" w:rsidP="00D162BB">
      <w:pPr>
        <w:pStyle w:val="ListParagraph"/>
        <w:numPr>
          <w:ilvl w:val="0"/>
          <w:numId w:val="24"/>
        </w:numPr>
        <w:jc w:val="both"/>
        <w:rPr>
          <w:rFonts w:ascii="Times New Roman" w:hAnsi="Times New Roman" w:cs="Times New Roman"/>
        </w:rPr>
      </w:pPr>
      <w:r w:rsidRPr="00A10F37">
        <w:rPr>
          <w:rFonts w:ascii="Times New Roman" w:hAnsi="Times New Roman" w:cs="Times New Roman"/>
        </w:rPr>
        <w:t xml:space="preserve">cannot be minted, generated, credited, assigned or otherwise come into existence without staking, converting, depositing, locking, burning or otherwise removing from circulation a proportional amount of Community Tokens, natively on the Community Autonomous Systems; and </w:t>
      </w:r>
    </w:p>
    <w:p w14:paraId="77000B0E" w14:textId="73DC37C3" w:rsidR="00923304" w:rsidRPr="00A10F37" w:rsidRDefault="00923304" w:rsidP="00D162BB">
      <w:pPr>
        <w:pStyle w:val="ListParagraph"/>
        <w:numPr>
          <w:ilvl w:val="0"/>
          <w:numId w:val="24"/>
        </w:numPr>
        <w:jc w:val="both"/>
        <w:rPr>
          <w:rFonts w:ascii="Times New Roman" w:hAnsi="Times New Roman" w:cs="Times New Roman"/>
        </w:rPr>
      </w:pPr>
      <w:r w:rsidRPr="00A10F37">
        <w:rPr>
          <w:rFonts w:ascii="Times New Roman" w:hAnsi="Times New Roman" w:cs="Times New Roman"/>
        </w:rPr>
        <w:t>cannot remain in existence except while the proportional amount of Community Tokens referred to in the preceding clause ‘(b)’ remains staked, converted, deposited, locked, burned or otherwise removed form circulation, natively on the Community Autonomous Systems</w:t>
      </w:r>
    </w:p>
    <w:p w14:paraId="57B51BF5" w14:textId="7CFFEDA0"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Smart Contract</w:t>
      </w:r>
      <w:r w:rsidRPr="00A10F37">
        <w:rPr>
          <w:rFonts w:ascii="Times New Roman" w:hAnsi="Times New Roman" w:cs="Times New Roman"/>
        </w:rPr>
        <w:t xml:space="preserve">” means any executable bytecodes (commonly known as ‘smart contracts’) deployed to Blockchain Systems for operation by </w:t>
      </w:r>
      <w:r w:rsidR="00B4797E" w:rsidRPr="00A10F37">
        <w:rPr>
          <w:rFonts w:ascii="Times New Roman" w:hAnsi="Times New Roman" w:cs="Times New Roman"/>
        </w:rPr>
        <w:t>node operators</w:t>
      </w:r>
      <w:r w:rsidR="00433693" w:rsidRPr="00A10F37">
        <w:rPr>
          <w:rFonts w:ascii="Times New Roman" w:hAnsi="Times New Roman" w:cs="Times New Roman"/>
        </w:rPr>
        <w:t xml:space="preserve"> running validators</w:t>
      </w:r>
      <w:r w:rsidRPr="00A10F37">
        <w:rPr>
          <w:rFonts w:ascii="Times New Roman" w:hAnsi="Times New Roman" w:cs="Times New Roman"/>
        </w:rPr>
        <w:t>, sequencers or similar network operators.</w:t>
      </w:r>
    </w:p>
    <w:p w14:paraId="59FE7A37"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w:t>
      </w:r>
      <w:r w:rsidRPr="00A10F37">
        <w:rPr>
          <w:rFonts w:ascii="Times New Roman" w:hAnsi="Times New Roman" w:cs="Times New Roman"/>
          <w:b/>
          <w:bCs/>
          <w:i/>
          <w:iCs/>
        </w:rPr>
        <w:t>Votable Community Tokens</w:t>
      </w:r>
      <w:r w:rsidRPr="00A10F37">
        <w:rPr>
          <w:rFonts w:ascii="Times New Roman" w:hAnsi="Times New Roman" w:cs="Times New Roman"/>
        </w:rPr>
        <w:t>” all Community Tokens (or Representational Community Tokens) that have the power to vote on governance proposals in accordance with the Governance Protocol.</w:t>
      </w:r>
    </w:p>
    <w:p w14:paraId="0B8A9CD1" w14:textId="77777777" w:rsidR="009B0173" w:rsidRPr="00A10F37" w:rsidRDefault="009B0173" w:rsidP="00D162BB">
      <w:pPr>
        <w:jc w:val="both"/>
        <w:rPr>
          <w:rFonts w:ascii="Times New Roman" w:hAnsi="Times New Roman" w:cs="Times New Roman"/>
        </w:rPr>
        <w:sectPr w:rsidR="009B0173" w:rsidRPr="00A10F37">
          <w:pgSz w:w="12240" w:h="15840"/>
          <w:pgMar w:top="1440" w:right="1440" w:bottom="1440" w:left="1440" w:header="720" w:footer="720" w:gutter="0"/>
          <w:cols w:space="720"/>
          <w:docGrid w:linePitch="360"/>
        </w:sectPr>
      </w:pPr>
    </w:p>
    <w:p w14:paraId="35B897EE" w14:textId="77777777" w:rsidR="00923304" w:rsidRPr="00A10F37" w:rsidRDefault="00923304" w:rsidP="00F42B59">
      <w:pPr>
        <w:jc w:val="center"/>
        <w:rPr>
          <w:rFonts w:ascii="Times New Roman" w:hAnsi="Times New Roman" w:cs="Times New Roman"/>
          <w:b/>
          <w:bCs/>
        </w:rPr>
      </w:pPr>
      <w:r w:rsidRPr="00A10F37">
        <w:rPr>
          <w:rFonts w:ascii="Times New Roman" w:hAnsi="Times New Roman" w:cs="Times New Roman"/>
          <w:b/>
          <w:bCs/>
        </w:rPr>
        <w:lastRenderedPageBreak/>
        <w:t>BYLAWS</w:t>
      </w:r>
    </w:p>
    <w:p w14:paraId="05A94F1F" w14:textId="77777777" w:rsidR="00923304" w:rsidRPr="00A10F37" w:rsidRDefault="00923304" w:rsidP="00F42B59">
      <w:pPr>
        <w:jc w:val="center"/>
        <w:rPr>
          <w:rFonts w:ascii="Times New Roman" w:hAnsi="Times New Roman" w:cs="Times New Roman"/>
          <w:b/>
          <w:bCs/>
        </w:rPr>
      </w:pPr>
      <w:r w:rsidRPr="00A10F37">
        <w:rPr>
          <w:rFonts w:ascii="Times New Roman" w:hAnsi="Times New Roman" w:cs="Times New Roman"/>
          <w:b/>
          <w:bCs/>
        </w:rPr>
        <w:t>Exhibit B</w:t>
      </w:r>
    </w:p>
    <w:p w14:paraId="4B4CFA94" w14:textId="77777777" w:rsidR="00923304" w:rsidRPr="00A10F37" w:rsidRDefault="00923304" w:rsidP="00F42B59">
      <w:pPr>
        <w:jc w:val="center"/>
        <w:rPr>
          <w:rFonts w:ascii="Times New Roman" w:hAnsi="Times New Roman" w:cs="Times New Roman"/>
          <w:b/>
          <w:bCs/>
        </w:rPr>
      </w:pPr>
      <w:r w:rsidRPr="00A10F37">
        <w:rPr>
          <w:rFonts w:ascii="Times New Roman" w:hAnsi="Times New Roman" w:cs="Times New Roman"/>
          <w:b/>
          <w:bCs/>
        </w:rPr>
        <w:t>MULTISIGNATURE PARTICIPATION AGREEMENT</w:t>
      </w:r>
    </w:p>
    <w:p w14:paraId="6335E0F2" w14:textId="0C3D8DBD" w:rsidR="00923304" w:rsidRPr="00A10F37" w:rsidRDefault="00923304" w:rsidP="00D162BB">
      <w:pPr>
        <w:jc w:val="both"/>
        <w:rPr>
          <w:rFonts w:ascii="Times New Roman" w:hAnsi="Times New Roman" w:cs="Times New Roman"/>
        </w:rPr>
      </w:pPr>
      <w:r w:rsidRPr="00A10F37">
        <w:rPr>
          <w:rFonts w:ascii="Times New Roman" w:hAnsi="Times New Roman" w:cs="Times New Roman"/>
        </w:rPr>
        <w:t xml:space="preserve">This </w:t>
      </w:r>
      <w:r w:rsidR="00A9686D" w:rsidRPr="00A10F37">
        <w:rPr>
          <w:rFonts w:ascii="Times New Roman" w:hAnsi="Times New Roman" w:cs="Times New Roman"/>
        </w:rPr>
        <w:t>Multisig</w:t>
      </w:r>
      <w:r w:rsidRPr="00A10F37">
        <w:rPr>
          <w:rFonts w:ascii="Times New Roman" w:hAnsi="Times New Roman" w:cs="Times New Roman"/>
        </w:rPr>
        <w:t xml:space="preserve">nature Participation Agreement (this “Agreement”) is being entered into by and between __________________ (the “Undersigned”) and </w:t>
      </w:r>
      <w:r w:rsidR="00163DFF" w:rsidRPr="00A10F37">
        <w:rPr>
          <w:rFonts w:ascii="Times New Roman" w:hAnsi="Times New Roman" w:cs="Times New Roman"/>
          <w:noProof/>
        </w:rPr>
        <w:t>Lido Alliance</w:t>
      </w:r>
      <w:r w:rsidR="00B36227" w:rsidRPr="00A10F37">
        <w:rPr>
          <w:rFonts w:ascii="Times New Roman" w:hAnsi="Times New Roman" w:cs="Times New Roman"/>
        </w:rPr>
        <w:t xml:space="preserve"> </w:t>
      </w:r>
      <w:r w:rsidR="00BA7E7E" w:rsidRPr="00A10F37">
        <w:rPr>
          <w:rFonts w:ascii="Times New Roman" w:hAnsi="Times New Roman" w:cs="Times New Roman"/>
        </w:rPr>
        <w:t>BORG, a</w:t>
      </w:r>
      <w:r w:rsidR="00B36227" w:rsidRPr="00A10F37">
        <w:rPr>
          <w:rFonts w:ascii="Times New Roman" w:hAnsi="Times New Roman" w:cs="Times New Roman"/>
        </w:rPr>
        <w:t xml:space="preserve"> </w:t>
      </w:r>
      <w:r w:rsidR="00163DFF" w:rsidRPr="00A10F37">
        <w:rPr>
          <w:rFonts w:ascii="Times New Roman" w:hAnsi="Times New Roman" w:cs="Times New Roman"/>
          <w:noProof/>
        </w:rPr>
        <w:t>Cayman Islands</w:t>
      </w:r>
      <w:r w:rsidR="00B36227" w:rsidRPr="00A10F37">
        <w:rPr>
          <w:rFonts w:ascii="Times New Roman" w:hAnsi="Times New Roman" w:cs="Times New Roman"/>
        </w:rPr>
        <w:t xml:space="preserve"> </w:t>
      </w:r>
      <w:r w:rsidR="00163DFF" w:rsidRPr="00A10F37">
        <w:rPr>
          <w:rFonts w:ascii="Times New Roman" w:hAnsi="Times New Roman" w:cs="Times New Roman"/>
          <w:noProof/>
        </w:rPr>
        <w:t>foundation company</w:t>
      </w:r>
      <w:r w:rsidR="00B36227" w:rsidRPr="00A10F37">
        <w:rPr>
          <w:rFonts w:ascii="Times New Roman" w:hAnsi="Times New Roman" w:cs="Times New Roman"/>
        </w:rPr>
        <w:t xml:space="preserve"> </w:t>
      </w:r>
      <w:r w:rsidRPr="00A10F37">
        <w:rPr>
          <w:rFonts w:ascii="Times New Roman" w:hAnsi="Times New Roman" w:cs="Times New Roman"/>
        </w:rPr>
        <w:t xml:space="preserve">(the “BORG” and, collectively with the </w:t>
      </w:r>
      <w:r w:rsidR="00163DFF" w:rsidRPr="00A10F37">
        <w:rPr>
          <w:rFonts w:ascii="Times New Roman" w:hAnsi="Times New Roman" w:cs="Times New Roman"/>
          <w:noProof/>
        </w:rPr>
        <w:t>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the “Parties”) as of </w:t>
      </w:r>
      <w:r w:rsidR="00163DFF" w:rsidRPr="00A10F37">
        <w:rPr>
          <w:rFonts w:ascii="Times New Roman" w:hAnsi="Times New Roman" w:cs="Times New Roman"/>
          <w:noProof/>
        </w:rPr>
        <w:t>[_____]</w:t>
      </w:r>
      <w:r w:rsidR="00B36227" w:rsidRPr="00A10F37">
        <w:rPr>
          <w:rFonts w:ascii="Times New Roman" w:hAnsi="Times New Roman" w:cs="Times New Roman"/>
        </w:rPr>
        <w:t xml:space="preserve">. </w:t>
      </w:r>
      <w:r w:rsidRPr="00A10F37">
        <w:rPr>
          <w:rFonts w:ascii="Times New Roman" w:hAnsi="Times New Roman" w:cs="Times New Roman"/>
        </w:rPr>
        <w:t xml:space="preserve">Capitalized terms used but not defined herein shall have definitions that are ascribed to them in the Bylaws (as defined below). </w:t>
      </w:r>
    </w:p>
    <w:p w14:paraId="2503944F" w14:textId="4DE28928" w:rsidR="00923304" w:rsidRPr="00A10F37" w:rsidRDefault="00923304" w:rsidP="00D162BB">
      <w:pPr>
        <w:jc w:val="both"/>
        <w:rPr>
          <w:rFonts w:ascii="Times New Roman" w:hAnsi="Times New Roman" w:cs="Times New Roman"/>
        </w:rPr>
      </w:pPr>
      <w:r w:rsidRPr="00A10F37">
        <w:rPr>
          <w:rFonts w:ascii="Times New Roman" w:hAnsi="Times New Roman" w:cs="Times New Roman"/>
        </w:rPr>
        <w:t xml:space="preserve">By the execution of this Agreement, for good and valuable consideration, the receipt and sufficiency of which is hereby acknowledged, the </w:t>
      </w:r>
      <w:r w:rsidR="00163DFF" w:rsidRPr="00A10F37">
        <w:rPr>
          <w:rFonts w:ascii="Times New Roman" w:hAnsi="Times New Roman" w:cs="Times New Roman"/>
          <w:noProof/>
        </w:rPr>
        <w:t>Alliance</w:t>
      </w:r>
      <w:r w:rsidR="00D80133" w:rsidRPr="00A10F37">
        <w:rPr>
          <w:rFonts w:ascii="Times New Roman" w:hAnsi="Times New Roman" w:cs="Times New Roman"/>
        </w:rPr>
        <w:t xml:space="preserve"> </w:t>
      </w:r>
      <w:r w:rsidR="00A9686D" w:rsidRPr="00A10F37">
        <w:rPr>
          <w:rFonts w:ascii="Times New Roman" w:hAnsi="Times New Roman" w:cs="Times New Roman"/>
        </w:rPr>
        <w:t>Multisig</w:t>
      </w:r>
      <w:r w:rsidR="00D80133" w:rsidRPr="00A10F37">
        <w:rPr>
          <w:rFonts w:ascii="Times New Roman" w:hAnsi="Times New Roman" w:cs="Times New Roman"/>
        </w:rPr>
        <w:t xml:space="preserve"> </w:t>
      </w:r>
      <w:r w:rsidRPr="00A10F37">
        <w:rPr>
          <w:rFonts w:ascii="Times New Roman" w:hAnsi="Times New Roman" w:cs="Times New Roman"/>
        </w:rPr>
        <w:t>Member hereby covenants and agrees as follows:</w:t>
      </w:r>
    </w:p>
    <w:p w14:paraId="520DDCCA" w14:textId="17697240"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Agreement to Bylaws</w:t>
      </w:r>
      <w:r w:rsidRPr="00A10F37">
        <w:rPr>
          <w:rFonts w:ascii="Times New Roman" w:hAnsi="Times New Roman" w:cs="Times New Roman"/>
        </w:rPr>
        <w:t xml:space="preserve">. The Undersigned is hereby adopting, joining, becoming a party to, and acknowledging and agreeing to the terms and conditions of, and becoming bound by and a party to, the Bylaws of the BORG attached hereto as Exhibit A (the “Bylaws”), as a ‘BORG Personnel’ who is a </w:t>
      </w:r>
      <w:r w:rsidR="0043369D" w:rsidRPr="00A10F37">
        <w:rPr>
          <w:rFonts w:ascii="Times New Roman" w:hAnsi="Times New Roman" w:cs="Times New Roman"/>
        </w:rPr>
        <w:t xml:space="preserve">[[Director of the BORG and a </w:t>
      </w:r>
      <w:r w:rsidRPr="00A10F37">
        <w:rPr>
          <w:rFonts w:ascii="Times New Roman" w:hAnsi="Times New Roman" w:cs="Times New Roman"/>
        </w:rPr>
        <w:t>‘</w:t>
      </w:r>
      <w:r w:rsidR="0043369D" w:rsidRPr="00A10F37">
        <w:rPr>
          <w:rFonts w:ascii="Times New Roman" w:hAnsi="Times New Roman" w:cs="Times New Roman"/>
        </w:rPr>
        <w:t xml:space="preserve">Director </w:t>
      </w:r>
      <w:r w:rsidR="00163DFF" w:rsidRPr="00A10F37">
        <w:rPr>
          <w:rFonts w:ascii="Times New Roman" w:hAnsi="Times New Roman" w:cs="Times New Roman"/>
          <w:noProof/>
        </w:rPr>
        <w:t>Alliance</w:t>
      </w:r>
      <w:r w:rsidR="00D80133" w:rsidRPr="00A10F37">
        <w:rPr>
          <w:rFonts w:ascii="Times New Roman" w:hAnsi="Times New Roman" w:cs="Times New Roman"/>
        </w:rPr>
        <w:t xml:space="preserve"> </w:t>
      </w:r>
      <w:r w:rsidR="00A9686D" w:rsidRPr="00A10F37">
        <w:rPr>
          <w:rFonts w:ascii="Times New Roman" w:hAnsi="Times New Roman" w:cs="Times New Roman"/>
          <w:b/>
          <w:bCs/>
        </w:rPr>
        <w:t>Multisig</w:t>
      </w:r>
      <w:r w:rsidRPr="00A10F37">
        <w:rPr>
          <w:rFonts w:ascii="Times New Roman" w:hAnsi="Times New Roman" w:cs="Times New Roman"/>
        </w:rPr>
        <w:t xml:space="preserve"> Member’ of</w:t>
      </w:r>
      <w:r w:rsidR="0043369D" w:rsidRPr="00A10F37">
        <w:rPr>
          <w:rFonts w:ascii="Times New Roman" w:hAnsi="Times New Roman" w:cs="Times New Roman"/>
        </w:rPr>
        <w:t xml:space="preserve"> the </w:t>
      </w:r>
      <w:r w:rsidR="00163DFF" w:rsidRPr="00A10F37">
        <w:rPr>
          <w:rFonts w:ascii="Times New Roman" w:hAnsi="Times New Roman" w:cs="Times New Roman"/>
          <w:noProof/>
        </w:rPr>
        <w:t>Alliance</w:t>
      </w:r>
      <w:r w:rsidR="00D80133" w:rsidRPr="00A10F37">
        <w:rPr>
          <w:rFonts w:ascii="Times New Roman" w:hAnsi="Times New Roman" w:cs="Times New Roman"/>
        </w:rPr>
        <w:t xml:space="preserve"> </w:t>
      </w:r>
      <w:r w:rsidR="00A9686D" w:rsidRPr="00A10F37">
        <w:rPr>
          <w:rFonts w:ascii="Times New Roman" w:hAnsi="Times New Roman" w:cs="Times New Roman"/>
        </w:rPr>
        <w:t>Multisig</w:t>
      </w:r>
      <w:r w:rsidR="00D80133" w:rsidRPr="00A10F37">
        <w:rPr>
          <w:rFonts w:ascii="Times New Roman" w:hAnsi="Times New Roman" w:cs="Times New Roman"/>
        </w:rPr>
        <w:t>s</w:t>
      </w:r>
      <w:r w:rsidR="0043369D" w:rsidRPr="00A10F37">
        <w:rPr>
          <w:rFonts w:ascii="Times New Roman" w:hAnsi="Times New Roman" w:cs="Times New Roman"/>
        </w:rPr>
        <w:t>]/</w:t>
      </w:r>
      <w:r w:rsidR="00A8513F" w:rsidRPr="00A10F37">
        <w:rPr>
          <w:rFonts w:ascii="Times New Roman" w:hAnsi="Times New Roman" w:cs="Times New Roman"/>
        </w:rPr>
        <w:t>[</w:t>
      </w:r>
      <w:r w:rsidR="0043369D" w:rsidRPr="00A10F37">
        <w:rPr>
          <w:rFonts w:ascii="Times New Roman" w:hAnsi="Times New Roman" w:cs="Times New Roman"/>
        </w:rPr>
        <w:t>Guardian Alliance Multisig Member of one or more Alliance Multisigs]]</w:t>
      </w:r>
      <w:r w:rsidRPr="00A10F37">
        <w:rPr>
          <w:rFonts w:ascii="Times New Roman" w:hAnsi="Times New Roman" w:cs="Times New Roman"/>
        </w:rPr>
        <w:t xml:space="preserve">. Without limiting the generality of the foregoing, the Undersigned hereby agrees to use all powers, privileges and rights the Undersigned may have in, under or by virtue of the </w:t>
      </w:r>
      <w:r w:rsidR="00163DFF" w:rsidRPr="00A10F37">
        <w:rPr>
          <w:rFonts w:ascii="Times New Roman" w:hAnsi="Times New Roman" w:cs="Times New Roman"/>
          <w:noProof/>
        </w:rPr>
        <w:t>Alliance</w:t>
      </w:r>
      <w:r w:rsidR="00D80133" w:rsidRPr="00A10F37">
        <w:rPr>
          <w:rFonts w:ascii="Times New Roman" w:hAnsi="Times New Roman" w:cs="Times New Roman"/>
        </w:rPr>
        <w:t xml:space="preserve"> </w:t>
      </w:r>
      <w:r w:rsidR="00A9686D" w:rsidRPr="00A10F37">
        <w:rPr>
          <w:rFonts w:ascii="Times New Roman" w:hAnsi="Times New Roman" w:cs="Times New Roman"/>
        </w:rPr>
        <w:t>Multisig</w:t>
      </w:r>
      <w:r w:rsidR="00D80133" w:rsidRPr="00A10F37">
        <w:rPr>
          <w:rFonts w:ascii="Times New Roman" w:hAnsi="Times New Roman" w:cs="Times New Roman"/>
        </w:rPr>
        <w:t xml:space="preserve"> </w:t>
      </w:r>
      <w:r w:rsidRPr="00A10F37">
        <w:rPr>
          <w:rFonts w:ascii="Times New Roman" w:hAnsi="Times New Roman" w:cs="Times New Roman"/>
        </w:rPr>
        <w:t xml:space="preserve">solely on behalf of and as an agent of the BORG, for the Authorized Uses, applied in light of the Principles. </w:t>
      </w:r>
    </w:p>
    <w:p w14:paraId="29DBCD2A" w14:textId="50CFA47E"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Compensation</w:t>
      </w:r>
      <w:r w:rsidRPr="00A10F37">
        <w:rPr>
          <w:rFonts w:ascii="Times New Roman" w:hAnsi="Times New Roman" w:cs="Times New Roman"/>
        </w:rPr>
        <w:t xml:space="preserve">. All compensation, benefits, and perquisites to which the Undersigned may be entitled from or on behalf of the BORG or the Community in connection with this Agreement and the Undersigned’s service to the BORG as </w:t>
      </w:r>
      <w:r w:rsidR="00814F01" w:rsidRPr="00A10F37">
        <w:rPr>
          <w:rFonts w:ascii="Times New Roman" w:hAnsi="Times New Roman" w:cs="Times New Roman"/>
        </w:rPr>
        <w:t>an Alliance</w:t>
      </w:r>
      <w:r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 xml:space="preserve"> Member are set forth on </w:t>
      </w:r>
      <w:r w:rsidRPr="00A10F37">
        <w:rPr>
          <w:rFonts w:ascii="Times New Roman" w:hAnsi="Times New Roman" w:cs="Times New Roman"/>
          <w:u w:val="single"/>
        </w:rPr>
        <w:t xml:space="preserve">Schedule </w:t>
      </w:r>
      <w:r w:rsidR="001272DF" w:rsidRPr="00A10F37">
        <w:rPr>
          <w:rFonts w:ascii="Times New Roman" w:hAnsi="Times New Roman" w:cs="Times New Roman"/>
          <w:u w:val="single"/>
        </w:rPr>
        <w:t>1</w:t>
      </w:r>
      <w:r w:rsidRPr="00A10F37">
        <w:rPr>
          <w:rFonts w:ascii="Times New Roman" w:hAnsi="Times New Roman" w:cs="Times New Roman"/>
        </w:rPr>
        <w:t xml:space="preserve"> hereto. </w:t>
      </w:r>
    </w:p>
    <w:p w14:paraId="5C2D71B3" w14:textId="30B747C1"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 xml:space="preserve">Additional </w:t>
      </w:r>
      <w:r w:rsidR="00A9686D" w:rsidRPr="00A10F37">
        <w:rPr>
          <w:rFonts w:ascii="Times New Roman" w:hAnsi="Times New Roman" w:cs="Times New Roman"/>
          <w:u w:val="single"/>
        </w:rPr>
        <w:t>Multisig</w:t>
      </w:r>
      <w:r w:rsidRPr="00A10F37">
        <w:rPr>
          <w:rFonts w:ascii="Times New Roman" w:hAnsi="Times New Roman" w:cs="Times New Roman"/>
          <w:u w:val="single"/>
        </w:rPr>
        <w:t xml:space="preserve"> Schemes</w:t>
      </w:r>
      <w:r w:rsidRPr="00A10F37">
        <w:rPr>
          <w:rFonts w:ascii="Times New Roman" w:hAnsi="Times New Roman" w:cs="Times New Roman"/>
        </w:rPr>
        <w:t xml:space="preserve">. The BORG may create, and the Undersigned may participate in, multiple </w:t>
      </w:r>
      <w:r w:rsidR="00A9686D" w:rsidRPr="00A10F37">
        <w:rPr>
          <w:rFonts w:ascii="Times New Roman" w:hAnsi="Times New Roman" w:cs="Times New Roman"/>
        </w:rPr>
        <w:t>Multisig</w:t>
      </w:r>
      <w:r w:rsidRPr="00A10F37">
        <w:rPr>
          <w:rFonts w:ascii="Times New Roman" w:hAnsi="Times New Roman" w:cs="Times New Roman"/>
        </w:rPr>
        <w:t xml:space="preserve">s, and, except to the extent otherwise expressly agreed in writing by the BORG and the Undersigned, any </w:t>
      </w:r>
      <w:r w:rsidR="00A9686D" w:rsidRPr="00A10F37">
        <w:rPr>
          <w:rFonts w:ascii="Times New Roman" w:hAnsi="Times New Roman" w:cs="Times New Roman"/>
        </w:rPr>
        <w:t>Multisig</w:t>
      </w:r>
      <w:r w:rsidRPr="00A10F37">
        <w:rPr>
          <w:rFonts w:ascii="Times New Roman" w:hAnsi="Times New Roman" w:cs="Times New Roman"/>
        </w:rPr>
        <w:t xml:space="preserve"> created by the BORG and participated in by the Undersigned shall automatically be deemed to be covered by the Bylaws and this Agreement. </w:t>
      </w:r>
    </w:p>
    <w:p w14:paraId="4A85C3D3" w14:textId="77777777" w:rsidR="00452074"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Representations</w:t>
      </w:r>
      <w:r w:rsidRPr="00A10F37">
        <w:rPr>
          <w:rFonts w:ascii="Times New Roman" w:hAnsi="Times New Roman" w:cs="Times New Roman"/>
        </w:rPr>
        <w:t xml:space="preserve">. The </w:t>
      </w:r>
      <w:r w:rsidRPr="00A10F37">
        <w:rPr>
          <w:rFonts w:ascii="Times New Roman" w:hAnsi="Times New Roman" w:cs="Times New Roman"/>
          <w:u w:val="single"/>
        </w:rPr>
        <w:t>Undersigned</w:t>
      </w:r>
      <w:r w:rsidRPr="00A10F37">
        <w:rPr>
          <w:rFonts w:ascii="Times New Roman" w:hAnsi="Times New Roman" w:cs="Times New Roman"/>
        </w:rPr>
        <w:t xml:space="preserve"> here represents to the BORG as follows: </w:t>
      </w:r>
    </w:p>
    <w:p w14:paraId="20519D08" w14:textId="7DD0B391"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Authorization</w:t>
      </w:r>
      <w:r w:rsidRPr="00A10F37">
        <w:rPr>
          <w:rFonts w:ascii="Times New Roman" w:hAnsi="Times New Roman" w:cs="Times New Roman"/>
        </w:rPr>
        <w:t>. The Undersigned has all requisite capacity, power and authority to enter into, and to perform, hold, assume, undertake, and exercise all rights, powers, duties, obligations, and liabilities applicable to the Undersigned thereunder, and the foregoing constitute the legal, valid and binding obligation of the Undersigned, enforceable against the Undersigned in accordance with their terms, except as limited by applicable bankruptcy, insolvency, reorganization, moratorium, fraudulent conveyance, and any other laws of general application affecting enforcement of creditors’ rights generally, and as limited by laws relating to the availability of specific performance, injunctive relief, or other equitable remedies.</w:t>
      </w:r>
    </w:p>
    <w:p w14:paraId="6158AC95"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Organization</w:t>
      </w:r>
      <w:r w:rsidRPr="00A10F37">
        <w:rPr>
          <w:rFonts w:ascii="Times New Roman" w:hAnsi="Times New Roman" w:cs="Times New Roman"/>
        </w:rPr>
        <w:t xml:space="preserve">. If the Undersigned is an entity, the Undersigned: (a) is duly formed, organized, validly existing, recognized as having separate legal personhood and is in good standing, in each case, under the laws of the jurisdiction indicated therefor in the Preamble; and (b) has the requisite </w:t>
      </w:r>
      <w:r w:rsidRPr="00A10F37">
        <w:rPr>
          <w:rFonts w:ascii="Times New Roman" w:hAnsi="Times New Roman" w:cs="Times New Roman"/>
          <w:u w:val="single"/>
        </w:rPr>
        <w:t>corporate</w:t>
      </w:r>
      <w:r w:rsidRPr="00A10F37">
        <w:rPr>
          <w:rFonts w:ascii="Times New Roman" w:hAnsi="Times New Roman" w:cs="Times New Roman"/>
        </w:rPr>
        <w:t xml:space="preserve"> power and authority to conduct its business in the manner in which its business is currently being conducted and to own and use its assets in the manner in which its assets are currently owned and used.</w:t>
      </w:r>
    </w:p>
    <w:p w14:paraId="35CBA075" w14:textId="5185F9D8"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Non-Contravention</w:t>
      </w:r>
      <w:r w:rsidRPr="00A10F37">
        <w:rPr>
          <w:rFonts w:ascii="Times New Roman" w:hAnsi="Times New Roman" w:cs="Times New Roman"/>
        </w:rPr>
        <w:t xml:space="preserve">. This Agreement, the Bylaws, and the Undersigned’s rights, powers, duties, obligations, and liabilities thereunder do not contravene, conflict with, or violate or constitute a breach or default under (or an event that with notice or lapse of time or both would become a violation or constitute a breach or default under) any applicable </w:t>
      </w:r>
      <w:r w:rsidR="001B1EC9" w:rsidRPr="00A10F37">
        <w:rPr>
          <w:rFonts w:ascii="Times New Roman" w:hAnsi="Times New Roman" w:cs="Times New Roman"/>
        </w:rPr>
        <w:t>L</w:t>
      </w:r>
      <w:r w:rsidRPr="00A10F37">
        <w:rPr>
          <w:rFonts w:ascii="Times New Roman" w:hAnsi="Times New Roman" w:cs="Times New Roman"/>
        </w:rPr>
        <w:t xml:space="preserve">egal </w:t>
      </w:r>
      <w:r w:rsidR="001B1EC9" w:rsidRPr="00A10F37">
        <w:rPr>
          <w:rFonts w:ascii="Times New Roman" w:hAnsi="Times New Roman" w:cs="Times New Roman"/>
        </w:rPr>
        <w:t>R</w:t>
      </w:r>
      <w:r w:rsidRPr="00A10F37">
        <w:rPr>
          <w:rFonts w:ascii="Times New Roman" w:hAnsi="Times New Roman" w:cs="Times New Roman"/>
        </w:rPr>
        <w:t xml:space="preserve">equirement, or agreement to which </w:t>
      </w:r>
      <w:r w:rsidRPr="00A10F37">
        <w:rPr>
          <w:rFonts w:ascii="Times New Roman" w:hAnsi="Times New Roman" w:cs="Times New Roman"/>
        </w:rPr>
        <w:lastRenderedPageBreak/>
        <w:t>the Undersigned is subject or a party or by which the Undersigned or any asset of the Undersigned is bound.</w:t>
      </w:r>
    </w:p>
    <w:p w14:paraId="6741A0AD"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No Required Consents</w:t>
      </w:r>
      <w:r w:rsidRPr="00A10F37">
        <w:rPr>
          <w:rFonts w:ascii="Times New Roman" w:hAnsi="Times New Roman" w:cs="Times New Roman"/>
        </w:rPr>
        <w:t xml:space="preserve">. The Undersigned will not be required to make any filing with or give any notice to, or to obtain </w:t>
      </w:r>
      <w:r w:rsidRPr="00A10F37">
        <w:rPr>
          <w:rFonts w:ascii="Times New Roman" w:hAnsi="Times New Roman" w:cs="Times New Roman"/>
          <w:u w:val="single"/>
        </w:rPr>
        <w:t>any</w:t>
      </w:r>
      <w:r w:rsidRPr="00A10F37">
        <w:rPr>
          <w:rFonts w:ascii="Times New Roman" w:hAnsi="Times New Roman" w:cs="Times New Roman"/>
        </w:rPr>
        <w:t xml:space="preserve"> approval, clearance, consent, ratification, permission, waiver, or authorization (including any governmental authorization). from, any person in connection with the execution, delivery, or performance of this Agreement or the Bylaws. </w:t>
      </w:r>
    </w:p>
    <w:p w14:paraId="7D7D541C"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Solvency</w:t>
      </w:r>
      <w:r w:rsidRPr="00A10F37">
        <w:rPr>
          <w:rFonts w:ascii="Times New Roman" w:hAnsi="Times New Roman" w:cs="Times New Roman"/>
        </w:rPr>
        <w:t xml:space="preserve">. The Undersigned (a) is not in, and does not reasonably expect to enter, bankruptcy, insolvency or similar proceedings; (b) is able to pay the debts of the Undersigned as they become due; (c) owns property which has a fair saleable value greater than the amounts required to pay its debts (including reasonable estimates of any contingent liabilities); and (d) has adequate capital to carry on its business. The Undersigned is not entering into this Agreement or the Bylaws with the intent to hinder, delay or defraud any present or future creditors of the Undersigned. </w:t>
      </w:r>
    </w:p>
    <w:p w14:paraId="45A055ED" w14:textId="358C5904"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No Sanctions</w:t>
      </w:r>
      <w:r w:rsidRPr="00A10F37">
        <w:rPr>
          <w:rFonts w:ascii="Times New Roman" w:hAnsi="Times New Roman" w:cs="Times New Roman"/>
        </w:rPr>
        <w:t xml:space="preserve">. The Undersigned is not resident in, </w:t>
      </w:r>
      <w:r w:rsidR="00A36C5F" w:rsidRPr="00A10F37">
        <w:rPr>
          <w:rFonts w:ascii="Times New Roman" w:hAnsi="Times New Roman" w:cs="Times New Roman"/>
        </w:rPr>
        <w:t xml:space="preserve">incorporated or organized under the laws of, </w:t>
      </w:r>
      <w:r w:rsidRPr="00A10F37">
        <w:rPr>
          <w:rFonts w:ascii="Times New Roman" w:hAnsi="Times New Roman" w:cs="Times New Roman"/>
        </w:rPr>
        <w:t>controlled by or under common control with, owned in whole or in part by, affiliated with, or acting on behalf of a country, territory or person subject to sanctions under the laws of any nation-state or any international sanctions regime</w:t>
      </w:r>
      <w:r w:rsidR="00A36C5F" w:rsidRPr="00A10F37">
        <w:rPr>
          <w:rFonts w:ascii="Times New Roman" w:hAnsi="Times New Roman" w:cs="Times New Roman"/>
        </w:rPr>
        <w:t xml:space="preserve"> applicable to the Undersigned and/or the BORG</w:t>
      </w:r>
      <w:r w:rsidRPr="00A10F37">
        <w:rPr>
          <w:rFonts w:ascii="Times New Roman" w:hAnsi="Times New Roman" w:cs="Times New Roman"/>
        </w:rPr>
        <w:t xml:space="preserve">. </w:t>
      </w:r>
    </w:p>
    <w:p w14:paraId="28D8FA49" w14:textId="29F53229"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No Convictions</w:t>
      </w:r>
      <w:r w:rsidRPr="00A10F37">
        <w:rPr>
          <w:rFonts w:ascii="Times New Roman" w:hAnsi="Times New Roman" w:cs="Times New Roman"/>
        </w:rPr>
        <w:t xml:space="preserve">. The Undersigned has not been (and, if the Undersigned is an entity, the directors, officers, managers, and 5% or greater shareholders of the Undersigned have not been) convicted of </w:t>
      </w:r>
      <w:r w:rsidRPr="00A10F37">
        <w:rPr>
          <w:rFonts w:ascii="Times New Roman" w:hAnsi="Times New Roman" w:cs="Times New Roman"/>
          <w:u w:val="single"/>
        </w:rPr>
        <w:t>or</w:t>
      </w:r>
      <w:r w:rsidRPr="00A10F37">
        <w:rPr>
          <w:rFonts w:ascii="Times New Roman" w:hAnsi="Times New Roman" w:cs="Times New Roman"/>
        </w:rPr>
        <w:t xml:space="preserve"> held liable for fraud, willful misconduct, gross negligence, breach of fiduciary duty, or </w:t>
      </w:r>
      <w:r w:rsidR="00724B2B" w:rsidRPr="00A10F37">
        <w:rPr>
          <w:rFonts w:ascii="Times New Roman" w:hAnsi="Times New Roman" w:cs="Times New Roman"/>
        </w:rPr>
        <w:t>(in connection with the Undersigned’s professional or commercial activities)</w:t>
      </w:r>
      <w:r w:rsidRPr="00A10F37">
        <w:rPr>
          <w:rFonts w:ascii="Times New Roman" w:hAnsi="Times New Roman" w:cs="Times New Roman"/>
        </w:rPr>
        <w:t xml:space="preserve"> a crime of moral turpitude. </w:t>
      </w:r>
    </w:p>
    <w:p w14:paraId="594CCBC1" w14:textId="406E9651"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Experience</w:t>
      </w:r>
      <w:r w:rsidRPr="00A10F37">
        <w:rPr>
          <w:rFonts w:ascii="Times New Roman" w:hAnsi="Times New Roman" w:cs="Times New Roman"/>
        </w:rPr>
        <w:t xml:space="preserve">. The Undersigned is sophisticated, experienced and knowledgeable in Blockchain Technologies. </w:t>
      </w:r>
    </w:p>
    <w:p w14:paraId="47D6255D" w14:textId="35410E90"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Representatives</w:t>
      </w:r>
      <w:r w:rsidRPr="00A10F37">
        <w:rPr>
          <w:rFonts w:ascii="Times New Roman" w:hAnsi="Times New Roman" w:cs="Times New Roman"/>
        </w:rPr>
        <w:t xml:space="preserve">. If the Undersigned is an entity, the foregoing representations are true as to each individual serving on a </w:t>
      </w:r>
      <w:r w:rsidR="00A9686D" w:rsidRPr="00A10F37">
        <w:rPr>
          <w:rFonts w:ascii="Times New Roman" w:hAnsi="Times New Roman" w:cs="Times New Roman"/>
        </w:rPr>
        <w:t>Multisig</w:t>
      </w:r>
      <w:r w:rsidRPr="00A10F37">
        <w:rPr>
          <w:rFonts w:ascii="Times New Roman" w:hAnsi="Times New Roman" w:cs="Times New Roman"/>
        </w:rPr>
        <w:t xml:space="preserve"> in connection with this Agreement or the Bylaws. </w:t>
      </w:r>
    </w:p>
    <w:p w14:paraId="5B05C128" w14:textId="11CC6416"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Non-Reliance</w:t>
      </w:r>
      <w:r w:rsidRPr="00A10F37">
        <w:rPr>
          <w:rFonts w:ascii="Times New Roman" w:hAnsi="Times New Roman" w:cs="Times New Roman"/>
        </w:rPr>
        <w:t xml:space="preserve">. The Undersigned has sufficient knowledge and experience to evaluate the transactions contemplated by this Agreement, including without limitation, the tax, and other implications of </w:t>
      </w:r>
      <w:r w:rsidRPr="00A10F37">
        <w:rPr>
          <w:rFonts w:ascii="Times New Roman" w:hAnsi="Times New Roman" w:cs="Times New Roman"/>
          <w:u w:val="single"/>
        </w:rPr>
        <w:t>consummating</w:t>
      </w:r>
      <w:r w:rsidRPr="00A10F37">
        <w:rPr>
          <w:rFonts w:ascii="Times New Roman" w:hAnsi="Times New Roman" w:cs="Times New Roman"/>
        </w:rPr>
        <w:t xml:space="preserve"> the transactions contemplated hereby. The Undersigned has conducted sufficient independent due diligence into the facts and circumstances relating to this Agreement, and is not relying upon any statements, omissions of statements, representations, or warranties of any person.</w:t>
      </w:r>
      <w:r w:rsidR="008F76A7" w:rsidRPr="00A10F37">
        <w:rPr>
          <w:rFonts w:ascii="Times New Roman" w:hAnsi="Times New Roman" w:cs="Times New Roman"/>
        </w:rPr>
        <w:t xml:space="preserve"> </w:t>
      </w:r>
    </w:p>
    <w:p w14:paraId="4D2D674D" w14:textId="77777777"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Independent Contractor</w:t>
      </w:r>
      <w:r w:rsidRPr="00A10F37">
        <w:rPr>
          <w:rFonts w:ascii="Times New Roman" w:hAnsi="Times New Roman" w:cs="Times New Roman"/>
        </w:rPr>
        <w:t xml:space="preserve">. The Undersigned is an independent contractor of the BORG, and nothing in this Agreement shall be construed as establishing an employment or agency relationship between the BORG or the Undersigned (or, if the Undersigned is an entity, between the BORG and any director, officer, manager, employee, independent contractor, shareholder, debtholder, or </w:t>
      </w:r>
      <w:r w:rsidRPr="00A10F37">
        <w:rPr>
          <w:rFonts w:ascii="Times New Roman" w:hAnsi="Times New Roman" w:cs="Times New Roman"/>
          <w:u w:val="single"/>
        </w:rPr>
        <w:t>representative</w:t>
      </w:r>
      <w:r w:rsidRPr="00A10F37">
        <w:rPr>
          <w:rFonts w:ascii="Times New Roman" w:hAnsi="Times New Roman" w:cs="Times New Roman"/>
        </w:rPr>
        <w:t>, agent or fiduciary of the Undersigned (the Undersigned’s “Representatives”)). The Undersigned has no authority to bind the BORG by contract or otherwise. The Undersigned will determine the manner and means by which the Undersigned’s services to the BORG are accomplished (subject to and consistent with the applicable terms and conditions of this Agreement and the Bylaws).</w:t>
      </w:r>
    </w:p>
    <w:p w14:paraId="583FBC89" w14:textId="1A6FC6E1" w:rsidR="00923304"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u w:val="single"/>
        </w:rPr>
      </w:pPr>
      <w:r w:rsidRPr="00A10F37">
        <w:rPr>
          <w:rFonts w:ascii="Times New Roman" w:hAnsi="Times New Roman" w:cs="Times New Roman"/>
          <w:u w:val="single"/>
        </w:rPr>
        <w:t xml:space="preserve">Limitation of Liability. </w:t>
      </w:r>
    </w:p>
    <w:p w14:paraId="789529CD" w14:textId="325D86B4"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In no event shall the BORG or any of the BORG’s Representatives, or the Community or any member thereof, owe to or incur toward the Undersigned (or of the Undersigned’s Representatives) any damages (however caused and under any theory of liability, whether under this Agreement, the Bylaws, or otherwise arising in any way in connection with the </w:t>
      </w:r>
      <w:r w:rsidRPr="00A10F37">
        <w:rPr>
          <w:rFonts w:ascii="Times New Roman" w:hAnsi="Times New Roman" w:cs="Times New Roman"/>
          <w:u w:val="single"/>
        </w:rPr>
        <w:t>services</w:t>
      </w:r>
      <w:r w:rsidRPr="00A10F37">
        <w:rPr>
          <w:rFonts w:ascii="Times New Roman" w:hAnsi="Times New Roman" w:cs="Times New Roman"/>
        </w:rPr>
        <w:t xml:space="preserve"> or these terms and whether in contract, strict liability, or tort (including negligence or otherwise) even if previously advised of the possibility of such damage), debts, or other liabilities (including any unknown, undisclosed, unmatured, unaccrued, unasserted, contingent, indirect, conditional, implied, vicarious, derivative, </w:t>
      </w:r>
      <w:r w:rsidRPr="00A10F37">
        <w:rPr>
          <w:rFonts w:ascii="Times New Roman" w:hAnsi="Times New Roman" w:cs="Times New Roman"/>
        </w:rPr>
        <w:lastRenderedPageBreak/>
        <w:t xml:space="preserve">joint, several or secondary liabilities) arising from or in connection with the BORG, this Agreement or the Bylaws, including any of the foregoing arising from the Undersigned’s or the Undersigned’s Representatives participation in the </w:t>
      </w:r>
      <w:r w:rsidR="00163DFF" w:rsidRPr="00A10F37">
        <w:rPr>
          <w:rFonts w:ascii="Times New Roman" w:hAnsi="Times New Roman" w:cs="Times New Roman"/>
          <w:noProof/>
        </w:rPr>
        <w:t>Alliance</w:t>
      </w:r>
      <w:r w:rsidR="00D80133" w:rsidRPr="00A10F37">
        <w:rPr>
          <w:rFonts w:ascii="Times New Roman" w:hAnsi="Times New Roman" w:cs="Times New Roman"/>
        </w:rPr>
        <w:t xml:space="preserve"> </w:t>
      </w:r>
      <w:r w:rsidR="00A9686D" w:rsidRPr="00A10F37">
        <w:rPr>
          <w:rFonts w:ascii="Times New Roman" w:hAnsi="Times New Roman" w:cs="Times New Roman"/>
        </w:rPr>
        <w:t>Multisig</w:t>
      </w:r>
      <w:r w:rsidRPr="00A10F37">
        <w:rPr>
          <w:rFonts w:ascii="Times New Roman" w:hAnsi="Times New Roman" w:cs="Times New Roman"/>
        </w:rPr>
        <w:t>s (“</w:t>
      </w:r>
      <w:r w:rsidRPr="00A10F37">
        <w:rPr>
          <w:rFonts w:ascii="Times New Roman" w:hAnsi="Times New Roman" w:cs="Times New Roman"/>
          <w:b/>
          <w:bCs/>
          <w:i/>
          <w:iCs/>
        </w:rPr>
        <w:t>Liabilities</w:t>
      </w:r>
      <w:r w:rsidRPr="00A10F37">
        <w:rPr>
          <w:rFonts w:ascii="Times New Roman" w:hAnsi="Times New Roman" w:cs="Times New Roman"/>
        </w:rPr>
        <w:t xml:space="preserve">”), other than monetary Liabilities to the Undersigned for failure to pay the compensation set forth in Section 2 or to indemnify the Undersigned as set forth in </w:t>
      </w:r>
      <w:r w:rsidRPr="00A10F37">
        <w:rPr>
          <w:rFonts w:ascii="Times New Roman" w:hAnsi="Times New Roman" w:cs="Times New Roman"/>
          <w:u w:val="single"/>
        </w:rPr>
        <w:t xml:space="preserve">Article </w:t>
      </w:r>
      <w:r w:rsidR="00081B0F" w:rsidRPr="00A10F37">
        <w:rPr>
          <w:rFonts w:ascii="Times New Roman" w:hAnsi="Times New Roman" w:cs="Times New Roman"/>
          <w:u w:val="single"/>
        </w:rPr>
        <w:fldChar w:fldCharType="begin"/>
      </w:r>
      <w:r w:rsidR="00081B0F" w:rsidRPr="00A10F37">
        <w:rPr>
          <w:rFonts w:ascii="Times New Roman" w:hAnsi="Times New Roman" w:cs="Times New Roman"/>
          <w:u w:val="single"/>
        </w:rPr>
        <w:instrText xml:space="preserve"> REF _Ref170104516 \w \h </w:instrText>
      </w:r>
      <w:r w:rsidR="0056481C" w:rsidRPr="00A10F37">
        <w:rPr>
          <w:rFonts w:ascii="Times New Roman" w:hAnsi="Times New Roman" w:cs="Times New Roman"/>
          <w:u w:val="single"/>
        </w:rPr>
        <w:instrText xml:space="preserve"> \* MERGEFORMAT </w:instrText>
      </w:r>
      <w:r w:rsidR="00081B0F" w:rsidRPr="00A10F37">
        <w:rPr>
          <w:rFonts w:ascii="Times New Roman" w:hAnsi="Times New Roman" w:cs="Times New Roman"/>
          <w:u w:val="single"/>
        </w:rPr>
      </w:r>
      <w:r w:rsidR="00081B0F" w:rsidRPr="00A10F37">
        <w:rPr>
          <w:rFonts w:ascii="Times New Roman" w:hAnsi="Times New Roman" w:cs="Times New Roman"/>
          <w:u w:val="single"/>
        </w:rPr>
        <w:fldChar w:fldCharType="separate"/>
      </w:r>
      <w:r w:rsidR="00A01070">
        <w:rPr>
          <w:rFonts w:ascii="Times New Roman" w:hAnsi="Times New Roman" w:cs="Times New Roman"/>
          <w:u w:val="single"/>
        </w:rPr>
        <w:t>7</w:t>
      </w:r>
      <w:r w:rsidR="00081B0F" w:rsidRPr="00A10F37">
        <w:rPr>
          <w:rFonts w:ascii="Times New Roman" w:hAnsi="Times New Roman" w:cs="Times New Roman"/>
          <w:u w:val="single"/>
        </w:rPr>
        <w:fldChar w:fldCharType="end"/>
      </w:r>
      <w:r w:rsidRPr="00A10F37">
        <w:rPr>
          <w:rFonts w:ascii="Times New Roman" w:hAnsi="Times New Roman" w:cs="Times New Roman"/>
        </w:rPr>
        <w:t xml:space="preserve"> of the Bylaws; provided, however, that even as to such monetary Liabilities, in no event shall there be any Liability of the BORG or any of the BORG’s Representative’s or the Community or any member thereof to the Undersigned or any of the Undersigned’s Representatives for indirect, special, exemplary, incidental, consequential (i.e., remote or unforeseeable), or punitive damages (other than, in the case of Liability for indemnification under </w:t>
      </w:r>
      <w:r w:rsidR="00081B0F" w:rsidRPr="00A10F37">
        <w:rPr>
          <w:rFonts w:ascii="Times New Roman" w:hAnsi="Times New Roman" w:cs="Times New Roman"/>
          <w:u w:val="single"/>
        </w:rPr>
        <w:t xml:space="preserve">Article </w:t>
      </w:r>
      <w:r w:rsidR="00081B0F" w:rsidRPr="00A10F37">
        <w:rPr>
          <w:rFonts w:ascii="Times New Roman" w:hAnsi="Times New Roman" w:cs="Times New Roman"/>
          <w:u w:val="single"/>
        </w:rPr>
        <w:fldChar w:fldCharType="begin"/>
      </w:r>
      <w:r w:rsidR="00081B0F" w:rsidRPr="00A10F37">
        <w:rPr>
          <w:rFonts w:ascii="Times New Roman" w:hAnsi="Times New Roman" w:cs="Times New Roman"/>
          <w:u w:val="single"/>
        </w:rPr>
        <w:instrText xml:space="preserve"> REF _Ref170104516 \w \h </w:instrText>
      </w:r>
      <w:r w:rsidR="0056481C" w:rsidRPr="00A10F37">
        <w:rPr>
          <w:rFonts w:ascii="Times New Roman" w:hAnsi="Times New Roman" w:cs="Times New Roman"/>
          <w:u w:val="single"/>
        </w:rPr>
        <w:instrText xml:space="preserve"> \* MERGEFORMAT </w:instrText>
      </w:r>
      <w:r w:rsidR="00081B0F" w:rsidRPr="00A10F37">
        <w:rPr>
          <w:rFonts w:ascii="Times New Roman" w:hAnsi="Times New Roman" w:cs="Times New Roman"/>
          <w:u w:val="single"/>
        </w:rPr>
      </w:r>
      <w:r w:rsidR="00081B0F" w:rsidRPr="00A10F37">
        <w:rPr>
          <w:rFonts w:ascii="Times New Roman" w:hAnsi="Times New Roman" w:cs="Times New Roman"/>
          <w:u w:val="single"/>
        </w:rPr>
        <w:fldChar w:fldCharType="separate"/>
      </w:r>
      <w:r w:rsidR="00A01070">
        <w:rPr>
          <w:rFonts w:ascii="Times New Roman" w:hAnsi="Times New Roman" w:cs="Times New Roman"/>
          <w:u w:val="single"/>
        </w:rPr>
        <w:t>7</w:t>
      </w:r>
      <w:r w:rsidR="00081B0F" w:rsidRPr="00A10F37">
        <w:rPr>
          <w:rFonts w:ascii="Times New Roman" w:hAnsi="Times New Roman" w:cs="Times New Roman"/>
          <w:u w:val="single"/>
        </w:rPr>
        <w:fldChar w:fldCharType="end"/>
      </w:r>
      <w:r w:rsidRPr="00A10F37">
        <w:rPr>
          <w:rFonts w:ascii="Times New Roman" w:hAnsi="Times New Roman" w:cs="Times New Roman"/>
        </w:rPr>
        <w:t xml:space="preserve"> of the Bylaws, punitive damages actually required to be paid by the Undersigned to a third party, if otherwise indemnified under </w:t>
      </w:r>
      <w:r w:rsidRPr="00A10F37">
        <w:rPr>
          <w:rFonts w:ascii="Times New Roman" w:hAnsi="Times New Roman" w:cs="Times New Roman"/>
          <w:u w:val="single"/>
        </w:rPr>
        <w:t xml:space="preserve">Article </w:t>
      </w:r>
      <w:r w:rsidR="0000491F" w:rsidRPr="00A10F37">
        <w:rPr>
          <w:rFonts w:ascii="Times New Roman" w:hAnsi="Times New Roman" w:cs="Times New Roman"/>
          <w:u w:val="single"/>
        </w:rPr>
        <w:fldChar w:fldCharType="begin"/>
      </w:r>
      <w:r w:rsidR="0000491F" w:rsidRPr="00A10F37">
        <w:rPr>
          <w:rFonts w:ascii="Times New Roman" w:hAnsi="Times New Roman" w:cs="Times New Roman"/>
          <w:u w:val="single"/>
        </w:rPr>
        <w:instrText xml:space="preserve"> REF _Ref170104516 \w \h  \* MERGEFORMAT </w:instrText>
      </w:r>
      <w:r w:rsidR="0000491F" w:rsidRPr="00A10F37">
        <w:rPr>
          <w:rFonts w:ascii="Times New Roman" w:hAnsi="Times New Roman" w:cs="Times New Roman"/>
          <w:u w:val="single"/>
        </w:rPr>
      </w:r>
      <w:r w:rsidR="0000491F" w:rsidRPr="00A10F37">
        <w:rPr>
          <w:rFonts w:ascii="Times New Roman" w:hAnsi="Times New Roman" w:cs="Times New Roman"/>
          <w:u w:val="single"/>
        </w:rPr>
        <w:fldChar w:fldCharType="separate"/>
      </w:r>
      <w:r w:rsidR="00A01070">
        <w:rPr>
          <w:rFonts w:ascii="Times New Roman" w:hAnsi="Times New Roman" w:cs="Times New Roman"/>
          <w:u w:val="single"/>
        </w:rPr>
        <w:t>7</w:t>
      </w:r>
      <w:r w:rsidR="0000491F" w:rsidRPr="00A10F37">
        <w:rPr>
          <w:rFonts w:ascii="Times New Roman" w:hAnsi="Times New Roman" w:cs="Times New Roman"/>
          <w:u w:val="single"/>
        </w:rPr>
        <w:fldChar w:fldCharType="end"/>
      </w:r>
      <w:r w:rsidRPr="00A10F37">
        <w:rPr>
          <w:rFonts w:ascii="Times New Roman" w:hAnsi="Times New Roman" w:cs="Times New Roman"/>
        </w:rPr>
        <w:t xml:space="preserve"> of the Bylaws). [</w:t>
      </w:r>
      <w:r w:rsidRPr="00A10F37">
        <w:rPr>
          <w:rFonts w:ascii="Times New Roman" w:hAnsi="Times New Roman" w:cs="Times New Roman"/>
          <w:b/>
          <w:bCs/>
          <w:i/>
          <w:iCs/>
        </w:rPr>
        <w:t>Note to draft:</w:t>
      </w:r>
      <w:r w:rsidRPr="00A10F37">
        <w:rPr>
          <w:rFonts w:ascii="Times New Roman" w:hAnsi="Times New Roman" w:cs="Times New Roman"/>
          <w:i/>
          <w:iCs/>
        </w:rPr>
        <w:t xml:space="preserve"> discuss indemnification issues and whether there will be a separate mechanism for indemnification of BORG personnel.</w:t>
      </w:r>
      <w:r w:rsidRPr="00A10F37">
        <w:rPr>
          <w:rFonts w:ascii="Times New Roman" w:hAnsi="Times New Roman" w:cs="Times New Roman"/>
        </w:rPr>
        <w:t>]</w:t>
      </w:r>
    </w:p>
    <w:p w14:paraId="0841772C" w14:textId="56E3B49F" w:rsidR="00923304"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In no event shall the Undersigned or any of the Undersigned’s Representatives owe to or incur toward the BORG or any BORG Personnel any Liabilities in excess of the amounts paid as compensation to the Undersigned pursuant to Section 2, except in the case of fraud, willful misconduct, or an intentional and knowing breach of this Agreement or the Bylaws by or on behalf of the Undersigned. In no event shall there be any Liability to the </w:t>
      </w:r>
      <w:r w:rsidRPr="00A10F37">
        <w:rPr>
          <w:rFonts w:ascii="Times New Roman" w:hAnsi="Times New Roman" w:cs="Times New Roman"/>
          <w:u w:val="single"/>
        </w:rPr>
        <w:t>Undersigned</w:t>
      </w:r>
      <w:r w:rsidRPr="00A10F37">
        <w:rPr>
          <w:rFonts w:ascii="Times New Roman" w:hAnsi="Times New Roman" w:cs="Times New Roman"/>
        </w:rPr>
        <w:t xml:space="preserve"> or any of the Undersigned’s Representatives for indirect, special, exemplary, incidental, consequential (i.e., remote or unforeseeable), or punitive damages. In no event shall there be any Liability of the Undersigned or any of the Undersigned’s Representatives to the BORG or any of the BORG’s Representatives for indirect, special, exemplary, incidental, consequential (i.e., remote or unforeseeable), or punitive damages.</w:t>
      </w:r>
    </w:p>
    <w:p w14:paraId="52858F4D" w14:textId="3F80298B" w:rsidR="00923304"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Term</w:t>
      </w:r>
      <w:r w:rsidRPr="00A10F37">
        <w:rPr>
          <w:rFonts w:ascii="Times New Roman" w:hAnsi="Times New Roman" w:cs="Times New Roman"/>
        </w:rPr>
        <w:t>.</w:t>
      </w:r>
    </w:p>
    <w:p w14:paraId="7B6BE3A1" w14:textId="30DBE79E"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The Undersigned’s service to the BORG shall be “at-will” and may be terminated by or on behalf of the BORG (or, if so permitted by the Bylaws or the Mandatory Autonomous Technologies, by the other </w:t>
      </w:r>
      <w:r w:rsidR="00A9686D" w:rsidRPr="00A10F37">
        <w:rPr>
          <w:rFonts w:ascii="Times New Roman" w:hAnsi="Times New Roman" w:cs="Times New Roman"/>
        </w:rPr>
        <w:t>Multisig</w:t>
      </w:r>
      <w:r w:rsidRPr="00A10F37">
        <w:rPr>
          <w:rFonts w:ascii="Times New Roman" w:hAnsi="Times New Roman" w:cs="Times New Roman"/>
        </w:rPr>
        <w:t xml:space="preserve"> Members, by the Community or Community Module) or the Undersigned at any time with or without cause, without good reason, or without notice; provided, however, that the Undersigned shall provide at least 45 days’ prior written notice to the BORG of a voluntary termination of service by the Undersigned. </w:t>
      </w:r>
    </w:p>
    <w:p w14:paraId="72EDD5FF"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The Undersigned’s service to the BORG shall automatically be deemed terminated upon the Undersigned, without obtaining the prior written consent thereto from the BORG: </w:t>
      </w:r>
    </w:p>
    <w:p w14:paraId="0EF245CD" w14:textId="61BC0E4D" w:rsidR="00B36227" w:rsidRPr="00A10F37" w:rsidRDefault="00923304" w:rsidP="00D162BB">
      <w:pPr>
        <w:pStyle w:val="ListParagraph"/>
        <w:numPr>
          <w:ilvl w:val="2"/>
          <w:numId w:val="38"/>
        </w:numPr>
        <w:spacing w:before="120" w:after="120" w:line="240" w:lineRule="auto"/>
        <w:ind w:left="1080" w:hanging="540"/>
        <w:contextualSpacing w:val="0"/>
        <w:jc w:val="both"/>
        <w:rPr>
          <w:rFonts w:ascii="Times New Roman" w:hAnsi="Times New Roman" w:cs="Times New Roman"/>
        </w:rPr>
      </w:pPr>
      <w:r w:rsidRPr="00A10F37">
        <w:rPr>
          <w:rFonts w:ascii="Times New Roman" w:hAnsi="Times New Roman" w:cs="Times New Roman"/>
        </w:rPr>
        <w:t xml:space="preserve">applying for or consenting to the appointment of a receiver, trustee, liquidator, custodian, or conservator of the Undersigned or of all or a substantial part of the Undersigned’s property, (ii) making a general assignment for the benefit of any of the Undersigned’s creditors, (iii) undergoing a dissolution or liquidation (if an entity) or death (if a natural person), (iv) initiating or otherwise becoming subject to (voluntarily or involuntarily) a case or other proceeding seeking liquidation, reorganization or other relief with respect to the Undersigned or the Undersigned’s debts under any bankruptcy, insolvency or other similar </w:t>
      </w:r>
      <w:r w:rsidR="00E462E6" w:rsidRPr="00A10F37">
        <w:rPr>
          <w:rFonts w:ascii="Times New Roman" w:hAnsi="Times New Roman" w:cs="Times New Roman"/>
        </w:rPr>
        <w:t>Legal Requirement</w:t>
      </w:r>
      <w:r w:rsidRPr="00A10F37">
        <w:rPr>
          <w:rFonts w:ascii="Times New Roman" w:hAnsi="Times New Roman" w:cs="Times New Roman"/>
        </w:rPr>
        <w:t xml:space="preserve"> now or hereafter in effect; or </w:t>
      </w:r>
    </w:p>
    <w:p w14:paraId="6053D493" w14:textId="7F9B96B9" w:rsidR="00923304" w:rsidRPr="00A10F37" w:rsidRDefault="00923304" w:rsidP="00D162BB">
      <w:pPr>
        <w:pStyle w:val="ListParagraph"/>
        <w:numPr>
          <w:ilvl w:val="2"/>
          <w:numId w:val="38"/>
        </w:numPr>
        <w:spacing w:before="120" w:after="120" w:line="240" w:lineRule="auto"/>
        <w:ind w:left="1080" w:hanging="540"/>
        <w:contextualSpacing w:val="0"/>
        <w:jc w:val="both"/>
        <w:rPr>
          <w:rFonts w:ascii="Times New Roman" w:hAnsi="Times New Roman" w:cs="Times New Roman"/>
        </w:rPr>
      </w:pPr>
      <w:r w:rsidRPr="00A10F37">
        <w:rPr>
          <w:rFonts w:ascii="Times New Roman" w:hAnsi="Times New Roman" w:cs="Times New Roman"/>
        </w:rPr>
        <w:t xml:space="preserve">if the Undersigned is an entity: (i) any person or group becoming the beneficial owner, directly or indirectly, of more than 50% of the outstanding voting securities of the Undersigned, (ii) any reorganization, merger or consolidation of the Undersigned, other than a transaction or series of related transactions in which the holders of the voting securities of the Undersigned outstanding immediately prior to such transaction or series of related transactions retain, immediately after such transaction or series of related transactions, at least a majority of the total voting power represented by the outstanding voting securities of the Undersigned or such </w:t>
      </w:r>
      <w:r w:rsidRPr="00A10F37">
        <w:rPr>
          <w:rFonts w:ascii="Times New Roman" w:hAnsi="Times New Roman" w:cs="Times New Roman"/>
        </w:rPr>
        <w:lastRenderedPageBreak/>
        <w:t>other surviving or resulting entity or (iii) a sale, lease, exclusive license, or other disposition of all or substantially all of the assets of the Undersigned.</w:t>
      </w:r>
    </w:p>
    <w:p w14:paraId="0B0EEF36" w14:textId="096079D6" w:rsidR="00923304"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The Undersigned shall use commercially reasonable efforts to notify the BORG in writing at least 45 days prior to any of the foregoing termination events, if such could be reasonably expected by the Undersigned. </w:t>
      </w:r>
    </w:p>
    <w:p w14:paraId="56FB9BFE" w14:textId="71821CBA" w:rsidR="00923304"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rPr>
        <w:t xml:space="preserve">Upon any termination of the Undersigned’s service to the BORG: (a) all of the BORG’s obligations under Section 2 of this Agreement shall be deemed immediately terminated (other than the obligation to pay any accrued but unpaid amounts, pro-rated as applicable); (b) the Undersigned shall be required to use all means reasonably requested by or on behalf of the BORG to remove the Undersigned and the Undersigned’s Representatives from all </w:t>
      </w:r>
      <w:r w:rsidR="00A9686D" w:rsidRPr="00A10F37">
        <w:rPr>
          <w:rFonts w:ascii="Times New Roman" w:hAnsi="Times New Roman" w:cs="Times New Roman"/>
        </w:rPr>
        <w:t>Multisig</w:t>
      </w:r>
      <w:r w:rsidRPr="00A10F37">
        <w:rPr>
          <w:rFonts w:ascii="Times New Roman" w:hAnsi="Times New Roman" w:cs="Times New Roman"/>
        </w:rPr>
        <w:t xml:space="preserve">s; (c) the Undersigned’s Duties relevant to the safekeeping of the Undersigned’s Key(s) shall continue until the Undersigned has relinquished exclusive possession of such Key(s) to the BORG or such Key has been de-permissioned from all </w:t>
      </w:r>
      <w:r w:rsidR="00A9686D" w:rsidRPr="00A10F37">
        <w:rPr>
          <w:rFonts w:ascii="Times New Roman" w:hAnsi="Times New Roman" w:cs="Times New Roman"/>
        </w:rPr>
        <w:t>Multisig</w:t>
      </w:r>
      <w:r w:rsidRPr="00A10F37">
        <w:rPr>
          <w:rFonts w:ascii="Times New Roman" w:hAnsi="Times New Roman" w:cs="Times New Roman"/>
        </w:rPr>
        <w:t xml:space="preserve">s; and (d) all obligations and liabilities of the Undersigned under the provisions of this Agreement or the Bylaws that by their nature are intended or customarily do survive a termination of contract (including confidentiality obligations) shall survive and be continuing. From and after any such termination, the Undersigned shall refrain from using the Undersigned’s Key or otherwise exercising any of the rights, powers or privileges of the Undersigned under this Agreement or otherwise available to the Undersigned in connection with the </w:t>
      </w:r>
      <w:r w:rsidR="00A9686D" w:rsidRPr="00A10F37">
        <w:rPr>
          <w:rFonts w:ascii="Times New Roman" w:hAnsi="Times New Roman" w:cs="Times New Roman"/>
        </w:rPr>
        <w:t>Multisig</w:t>
      </w:r>
      <w:r w:rsidRPr="00A10F37">
        <w:rPr>
          <w:rFonts w:ascii="Times New Roman" w:hAnsi="Times New Roman" w:cs="Times New Roman"/>
        </w:rPr>
        <w:t>s except to the extent explicitly requested otherwise in writing by the BORG.</w:t>
      </w:r>
    </w:p>
    <w:p w14:paraId="0D9C5404" w14:textId="2E9B0619" w:rsidR="00923304"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No Partnership or Implied Entities/Duties/Agency</w:t>
      </w:r>
      <w:r w:rsidRPr="00A10F37">
        <w:rPr>
          <w:rFonts w:ascii="Times New Roman" w:hAnsi="Times New Roman" w:cs="Times New Roman"/>
        </w:rPr>
        <w:t>. This Agreement, the Bylaws, and the matters contemplated hereby and thereby do not form, establish, or imply, and nothing contained herein or therein shall be deemed to form, establish or imply a joint venture, partnership, association or other implied-at-law or implied-at-equity entity or arrangement between or involving the BORG, any of the BORG’s Representative, the Undersigned, any of the Undersigned’s Representatives, or the Community or any member thereof, or to create or imply any fiduciary duty or other duty not expressly set forth in this Agreement, other than the covenant of good faith and fair dealing under applicable contract law. None of the foregoing persons will be agent for any of the others or have any authority to make any contract, whether expressly or by implication, in the name of any the others, unless otherwise agreed in a separate written agreement between or among such persons. Each party hereto may have other business relationships and fee arrangements with other persons, notwithstanding that such persons may conduct similar businesses or activities as or be competitive with the other party.</w:t>
      </w:r>
    </w:p>
    <w:p w14:paraId="2B5D43A4" w14:textId="11880E58"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Governing Law; Dispute Resolution</w:t>
      </w:r>
      <w:r w:rsidRPr="00A10F37">
        <w:rPr>
          <w:rFonts w:ascii="Times New Roman" w:hAnsi="Times New Roman" w:cs="Times New Roman"/>
        </w:rPr>
        <w:t xml:space="preserve">. </w:t>
      </w:r>
      <w:r w:rsidRPr="00A10F37">
        <w:rPr>
          <w:rFonts w:ascii="Times New Roman" w:hAnsi="Times New Roman" w:cs="Times New Roman"/>
          <w:u w:val="single"/>
        </w:rPr>
        <w:t xml:space="preserve">Articles </w:t>
      </w:r>
      <w:r w:rsidR="009C3A21" w:rsidRPr="00A10F37">
        <w:rPr>
          <w:rFonts w:ascii="Times New Roman" w:hAnsi="Times New Roman" w:cs="Times New Roman"/>
          <w:u w:val="single"/>
        </w:rPr>
        <w:fldChar w:fldCharType="begin"/>
      </w:r>
      <w:r w:rsidR="009C3A21" w:rsidRPr="00A10F37">
        <w:rPr>
          <w:rFonts w:ascii="Times New Roman" w:hAnsi="Times New Roman" w:cs="Times New Roman"/>
          <w:u w:val="single"/>
        </w:rPr>
        <w:instrText xml:space="preserve"> REF _Ref170104800 \w \h  \* MERGEFORMAT </w:instrText>
      </w:r>
      <w:r w:rsidR="009C3A21" w:rsidRPr="00A10F37">
        <w:rPr>
          <w:rFonts w:ascii="Times New Roman" w:hAnsi="Times New Roman" w:cs="Times New Roman"/>
          <w:u w:val="single"/>
        </w:rPr>
      </w:r>
      <w:r w:rsidR="009C3A21" w:rsidRPr="00A10F37">
        <w:rPr>
          <w:rFonts w:ascii="Times New Roman" w:hAnsi="Times New Roman" w:cs="Times New Roman"/>
          <w:u w:val="single"/>
        </w:rPr>
        <w:fldChar w:fldCharType="separate"/>
      </w:r>
      <w:r w:rsidR="00A01070">
        <w:rPr>
          <w:rFonts w:ascii="Times New Roman" w:hAnsi="Times New Roman" w:cs="Times New Roman"/>
          <w:u w:val="single"/>
        </w:rPr>
        <w:t>8.1</w:t>
      </w:r>
      <w:r w:rsidR="009C3A21" w:rsidRPr="00A10F37">
        <w:rPr>
          <w:rFonts w:ascii="Times New Roman" w:hAnsi="Times New Roman" w:cs="Times New Roman"/>
          <w:u w:val="single"/>
        </w:rPr>
        <w:fldChar w:fldCharType="end"/>
      </w:r>
      <w:r w:rsidRPr="00A10F37">
        <w:rPr>
          <w:rFonts w:ascii="Times New Roman" w:hAnsi="Times New Roman" w:cs="Times New Roman"/>
        </w:rPr>
        <w:t xml:space="preserve"> and </w:t>
      </w:r>
      <w:r w:rsidR="009C3A21" w:rsidRPr="00A10F37">
        <w:rPr>
          <w:rFonts w:ascii="Times New Roman" w:hAnsi="Times New Roman" w:cs="Times New Roman"/>
          <w:u w:val="single"/>
        </w:rPr>
        <w:fldChar w:fldCharType="begin"/>
      </w:r>
      <w:r w:rsidR="009C3A21" w:rsidRPr="00A10F37">
        <w:rPr>
          <w:rFonts w:ascii="Times New Roman" w:hAnsi="Times New Roman" w:cs="Times New Roman"/>
          <w:u w:val="single"/>
        </w:rPr>
        <w:instrText xml:space="preserve"> REF _Ref170104807 \w \h  \* MERGEFORMAT </w:instrText>
      </w:r>
      <w:r w:rsidR="009C3A21" w:rsidRPr="00A10F37">
        <w:rPr>
          <w:rFonts w:ascii="Times New Roman" w:hAnsi="Times New Roman" w:cs="Times New Roman"/>
          <w:u w:val="single"/>
        </w:rPr>
      </w:r>
      <w:r w:rsidR="009C3A21" w:rsidRPr="00A10F37">
        <w:rPr>
          <w:rFonts w:ascii="Times New Roman" w:hAnsi="Times New Roman" w:cs="Times New Roman"/>
          <w:u w:val="single"/>
        </w:rPr>
        <w:fldChar w:fldCharType="separate"/>
      </w:r>
      <w:r w:rsidR="00A01070">
        <w:rPr>
          <w:rFonts w:ascii="Times New Roman" w:hAnsi="Times New Roman" w:cs="Times New Roman"/>
          <w:u w:val="single"/>
        </w:rPr>
        <w:t>8.2</w:t>
      </w:r>
      <w:r w:rsidR="009C3A21" w:rsidRPr="00A10F37">
        <w:rPr>
          <w:rFonts w:ascii="Times New Roman" w:hAnsi="Times New Roman" w:cs="Times New Roman"/>
          <w:u w:val="single"/>
        </w:rPr>
        <w:fldChar w:fldCharType="end"/>
      </w:r>
      <w:r w:rsidRPr="00A10F37">
        <w:rPr>
          <w:rFonts w:ascii="Times New Roman" w:hAnsi="Times New Roman" w:cs="Times New Roman"/>
        </w:rPr>
        <w:t xml:space="preserve"> of the Bylaws shall apply to this Agreement, </w:t>
      </w:r>
      <w:r w:rsidRPr="00A10F37">
        <w:rPr>
          <w:rFonts w:ascii="Times New Roman" w:hAnsi="Times New Roman" w:cs="Times New Roman"/>
          <w:i/>
          <w:iCs/>
        </w:rPr>
        <w:t>mutatis mutandis</w:t>
      </w:r>
      <w:r w:rsidRPr="00A10F37">
        <w:rPr>
          <w:rFonts w:ascii="Times New Roman" w:hAnsi="Times New Roman" w:cs="Times New Roman"/>
        </w:rPr>
        <w:t>, to determine the governing law and dispute resolution of this Agreement, as if set forth herein.</w:t>
      </w:r>
    </w:p>
    <w:p w14:paraId="2FE35E6B" w14:textId="77777777"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Successors and Assigns</w:t>
      </w:r>
      <w:r w:rsidRPr="00A10F37">
        <w:rPr>
          <w:rFonts w:ascii="Times New Roman" w:hAnsi="Times New Roman" w:cs="Times New Roman"/>
        </w:rPr>
        <w:t>. The terms and conditions of this Agreement shall inure to the benefit of and be binding upon the respective successors and assigns of the Parties. Nothing in this Agreement, express or implied, is intended to confer upon any Party other than the Parties hereto or their respective successors and assigns any rights, remedies, obligations or liabilities under or by reason of this Agreement, except as expressly provided in this Agreement.</w:t>
      </w:r>
    </w:p>
    <w:p w14:paraId="718530B2" w14:textId="77777777"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Counterparts</w:t>
      </w:r>
      <w:r w:rsidRPr="00A10F37">
        <w:rPr>
          <w:rFonts w:ascii="Times New Roman" w:hAnsi="Times New Roman" w:cs="Times New Roman"/>
        </w:rPr>
        <w:t>. This Agreement may be executed in any number of separate counterparts, each of which when executed and delivered shall be an original, but all of which together shall constitute one and the same instrument. Counterparts may be delivered via facsimile, electronic mail (including pdf or any electronic signature complying with the U.S. federal ESIGN Act of 2000, e.g., www.docusign.com) or other transmission method and any counterpart so delivered shall be deemed to have been duly and validly delivered and be valid and effective for all purposes.</w:t>
      </w:r>
    </w:p>
    <w:p w14:paraId="4E830C63" w14:textId="2581B946"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Amendment</w:t>
      </w:r>
      <w:r w:rsidRPr="00A10F37">
        <w:rPr>
          <w:rFonts w:ascii="Times New Roman" w:hAnsi="Times New Roman" w:cs="Times New Roman"/>
        </w:rPr>
        <w:t xml:space="preserve">. Except as otherwise expressly provided in this Agreement, any term of this Agreement may be amended, supplemented, terminated or waived only with the written consent of the BORG and </w:t>
      </w:r>
      <w:r w:rsidRPr="00A10F37">
        <w:rPr>
          <w:rFonts w:ascii="Times New Roman" w:hAnsi="Times New Roman" w:cs="Times New Roman"/>
        </w:rPr>
        <w:lastRenderedPageBreak/>
        <w:t>the Undersigned; provided, however, that any amendment</w:t>
      </w:r>
      <w:r w:rsidR="00663449" w:rsidRPr="00A10F37">
        <w:rPr>
          <w:rFonts w:ascii="Times New Roman" w:hAnsi="Times New Roman" w:cs="Times New Roman"/>
        </w:rPr>
        <w:t>, supplement, termination or waiver</w:t>
      </w:r>
      <w:r w:rsidRPr="00A10F37">
        <w:rPr>
          <w:rFonts w:ascii="Times New Roman" w:hAnsi="Times New Roman" w:cs="Times New Roman"/>
        </w:rPr>
        <w:t xml:space="preserve"> </w:t>
      </w:r>
      <w:r w:rsidR="00663449" w:rsidRPr="00A10F37">
        <w:rPr>
          <w:rFonts w:ascii="Times New Roman" w:hAnsi="Times New Roman" w:cs="Times New Roman"/>
        </w:rPr>
        <w:t>r</w:t>
      </w:r>
      <w:r w:rsidRPr="00A10F37">
        <w:rPr>
          <w:rFonts w:ascii="Times New Roman" w:hAnsi="Times New Roman" w:cs="Times New Roman"/>
        </w:rPr>
        <w:t>elating to a matter that would otherwise require an amendment</w:t>
      </w:r>
      <w:r w:rsidR="00663449" w:rsidRPr="00A10F37">
        <w:rPr>
          <w:rFonts w:ascii="Times New Roman" w:hAnsi="Times New Roman" w:cs="Times New Roman"/>
        </w:rPr>
        <w:t>, supplementation, or waiver</w:t>
      </w:r>
      <w:r w:rsidRPr="00A10F37">
        <w:rPr>
          <w:rFonts w:ascii="Times New Roman" w:hAnsi="Times New Roman" w:cs="Times New Roman"/>
        </w:rPr>
        <w:t xml:space="preserve"> </w:t>
      </w:r>
      <w:r w:rsidR="00663449" w:rsidRPr="00A10F37">
        <w:rPr>
          <w:rFonts w:ascii="Times New Roman" w:hAnsi="Times New Roman" w:cs="Times New Roman"/>
        </w:rPr>
        <w:t>of</w:t>
      </w:r>
      <w:r w:rsidRPr="00A10F37">
        <w:rPr>
          <w:rFonts w:ascii="Times New Roman" w:hAnsi="Times New Roman" w:cs="Times New Roman"/>
        </w:rPr>
        <w:t xml:space="preserve"> the Bylaws shall not be permitted without obtaining the same consents thereto and approvals therefor that would be required for such an amendment</w:t>
      </w:r>
      <w:r w:rsidR="00663449" w:rsidRPr="00A10F37">
        <w:rPr>
          <w:rFonts w:ascii="Times New Roman" w:hAnsi="Times New Roman" w:cs="Times New Roman"/>
        </w:rPr>
        <w:t>, supplementation, or waiver</w:t>
      </w:r>
      <w:r w:rsidRPr="00A10F37">
        <w:rPr>
          <w:rFonts w:ascii="Times New Roman" w:hAnsi="Times New Roman" w:cs="Times New Roman"/>
        </w:rPr>
        <w:t xml:space="preserve"> </w:t>
      </w:r>
      <w:r w:rsidR="00663449" w:rsidRPr="00A10F37">
        <w:rPr>
          <w:rFonts w:ascii="Times New Roman" w:hAnsi="Times New Roman" w:cs="Times New Roman"/>
        </w:rPr>
        <w:t>of</w:t>
      </w:r>
      <w:r w:rsidRPr="00A10F37">
        <w:rPr>
          <w:rFonts w:ascii="Times New Roman" w:hAnsi="Times New Roman" w:cs="Times New Roman"/>
        </w:rPr>
        <w:t xml:space="preserve"> the Bylaws.</w:t>
      </w:r>
    </w:p>
    <w:p w14:paraId="7A6F00A7" w14:textId="77777777"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Severability</w:t>
      </w:r>
      <w:r w:rsidRPr="00A10F37">
        <w:rPr>
          <w:rFonts w:ascii="Times New Roman" w:hAnsi="Times New Roman" w:cs="Times New Roman"/>
        </w:rPr>
        <w:t>. Any term or provision of this Agreement that is found invalid or unenforceable in any situation in any jurisdiction shall not affect the validity or enforceability of the remaining terms and provisions hereof or the validity or enforceability of the offending term or provision in any other situation or in any other jurisdiction. If a final judgment of a court of competent jurisdiction declares that any term or provision hereof is invalid or unenforceable, the Parties hereto agree that the court making such determination shall have the power to limit such term or provision, to delete specific words or phrases, or to replace any invalid or unenforceable term or provision with a term or provision that is valid and enforceable and that comes closest to expressing the intention of the invalid or unenforceable term or provision, and this Agreement shall be enforceable as so modified. In the event such court does not exercise the power granted to it in the prior sentence, the Parties hereto agree to replace such invalid or unenforceable term or provision with a valid and enforceable term or provision that will achieve, to the extent possible, the economic, business and other purposes of such invalid or unenforceable term or provision.</w:t>
      </w:r>
    </w:p>
    <w:p w14:paraId="5C3DCDEB" w14:textId="5DE13583"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Waiver; Delays or Omissions</w:t>
      </w:r>
      <w:r w:rsidRPr="00A10F37">
        <w:rPr>
          <w:rFonts w:ascii="Times New Roman" w:hAnsi="Times New Roman" w:cs="Times New Roman"/>
        </w:rPr>
        <w:t>. No delay or omission to exercise any right, power or remedy accruing to any Party under this Agreement, upon any breach or default of any other Party under this Agreement, shall impair any such right, power or remedy of such non-breaching or non-defaulting Party nor shall it be construed to be a waiver of any such breach or default, or an acquiescence therein, or of or in any similar breach or default thereafter occurring; nor shall any waiver of any single breach or default be deemed a waiver of any other breach or default theretofore or thereafter occurring. Any waiver, permit, consent or approval of any kind or character on the part of any Party of any breach or default under this Agreement, or any waiver on the part of any Party of any provisions or conditions of this Agreement, must be in writing and shall be effective only to the extent specifically set forth in such writing. All remedies, either under this Agreement or by</w:t>
      </w:r>
      <w:r w:rsidR="00985544" w:rsidRPr="00A10F37">
        <w:rPr>
          <w:rFonts w:ascii="Times New Roman" w:hAnsi="Times New Roman" w:cs="Times New Roman"/>
        </w:rPr>
        <w:t xml:space="preserve"> applicable Legal Requirements</w:t>
      </w:r>
      <w:r w:rsidRPr="00A10F37">
        <w:rPr>
          <w:rFonts w:ascii="Times New Roman" w:hAnsi="Times New Roman" w:cs="Times New Roman"/>
        </w:rPr>
        <w:t xml:space="preserve"> or otherwise afforded to any Party, shall be cumulative and not alternative.</w:t>
      </w:r>
    </w:p>
    <w:p w14:paraId="6B8250A8" w14:textId="77777777"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Parties in Interest</w:t>
      </w:r>
      <w:r w:rsidRPr="00A10F37">
        <w:rPr>
          <w:rFonts w:ascii="Times New Roman" w:hAnsi="Times New Roman" w:cs="Times New Roman"/>
        </w:rPr>
        <w:t>. None of the provisions of this Agreement are intended to provide any rights or remedies to any employee, creditor or other person other than BORG, the Undersigned and their respective permitted successors and assigns (if any).</w:t>
      </w:r>
    </w:p>
    <w:p w14:paraId="5D6EE86F" w14:textId="77777777"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Entire Agreement</w:t>
      </w:r>
      <w:r w:rsidRPr="00A10F37">
        <w:rPr>
          <w:rFonts w:ascii="Times New Roman" w:hAnsi="Times New Roman" w:cs="Times New Roman"/>
        </w:rPr>
        <w:t>. This Agreement constitutes the full and entire understanding and agreement between the Parties with respect to the subject matter hereof, and any other written or oral agreement relating to the subject matter hereof existing between the Parties are expressly voided.</w:t>
      </w:r>
    </w:p>
    <w:p w14:paraId="264F2775" w14:textId="77777777" w:rsidR="00B36227"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Further Assurances</w:t>
      </w:r>
      <w:r w:rsidRPr="00A10F37">
        <w:rPr>
          <w:rFonts w:ascii="Times New Roman" w:hAnsi="Times New Roman" w:cs="Times New Roman"/>
        </w:rPr>
        <w:t>. Each Undersigned shall execute and cause to be delivered to BORG such instruments and other documents, and shall take such other actions, as BORG may reasonably request for the purpose of carrying out or evidencing any of the matters contemplated by this Agreement.</w:t>
      </w:r>
    </w:p>
    <w:p w14:paraId="59270FEF" w14:textId="5C1B81CB" w:rsidR="00923304" w:rsidRPr="00A10F37" w:rsidRDefault="00923304" w:rsidP="00D162BB">
      <w:pPr>
        <w:pStyle w:val="ListParagraph"/>
        <w:numPr>
          <w:ilvl w:val="0"/>
          <w:numId w:val="38"/>
        </w:numPr>
        <w:spacing w:before="120" w:after="120" w:line="240" w:lineRule="auto"/>
        <w:contextualSpacing w:val="0"/>
        <w:jc w:val="both"/>
        <w:rPr>
          <w:rFonts w:ascii="Times New Roman" w:hAnsi="Times New Roman" w:cs="Times New Roman"/>
          <w:u w:val="single"/>
        </w:rPr>
      </w:pPr>
      <w:r w:rsidRPr="00A10F37">
        <w:rPr>
          <w:rFonts w:ascii="Times New Roman" w:hAnsi="Times New Roman" w:cs="Times New Roman"/>
          <w:u w:val="single"/>
        </w:rPr>
        <w:t>Rules of Construction.</w:t>
      </w:r>
    </w:p>
    <w:p w14:paraId="57805660"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Gender; Etc</w:t>
      </w:r>
      <w:r w:rsidRPr="00A10F37">
        <w:rPr>
          <w:rFonts w:ascii="Times New Roman" w:hAnsi="Times New Roman" w:cs="Times New Roman"/>
        </w:rPr>
        <w:t>. For purposes of this Agreement, whenever the context requires: the singular number shall include the plural, and vice versa; the masculine gender shall include the feminine and neuter genders; the feminine gender shall include the masculine and neuter genders; and the neuter gender shall include the masculine and feminine genders.</w:t>
      </w:r>
    </w:p>
    <w:p w14:paraId="752DDB35"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Ambiguities</w:t>
      </w:r>
      <w:r w:rsidRPr="00A10F37">
        <w:rPr>
          <w:rFonts w:ascii="Times New Roman" w:hAnsi="Times New Roman" w:cs="Times New Roman"/>
        </w:rPr>
        <w:t xml:space="preserve">. The Parties hereto agree that any rule of construction to the effect that ambiguities </w:t>
      </w:r>
      <w:r w:rsidRPr="00A10F37">
        <w:rPr>
          <w:rFonts w:ascii="Times New Roman" w:hAnsi="Times New Roman" w:cs="Times New Roman"/>
          <w:u w:val="single"/>
        </w:rPr>
        <w:t>are</w:t>
      </w:r>
      <w:r w:rsidRPr="00A10F37">
        <w:rPr>
          <w:rFonts w:ascii="Times New Roman" w:hAnsi="Times New Roman" w:cs="Times New Roman"/>
        </w:rPr>
        <w:t xml:space="preserve"> to be resolved against the drafting Party shall not be applied in the construction or interpretation of this Agreement.</w:t>
      </w:r>
    </w:p>
    <w:p w14:paraId="77C0D8C3"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lastRenderedPageBreak/>
        <w:t>No Limitation</w:t>
      </w:r>
      <w:r w:rsidRPr="00A10F37">
        <w:rPr>
          <w:rFonts w:ascii="Times New Roman" w:hAnsi="Times New Roman" w:cs="Times New Roman"/>
        </w:rPr>
        <w:t xml:space="preserve">. As </w:t>
      </w:r>
      <w:r w:rsidRPr="00A10F37">
        <w:rPr>
          <w:rFonts w:ascii="Times New Roman" w:hAnsi="Times New Roman" w:cs="Times New Roman"/>
          <w:u w:val="single"/>
        </w:rPr>
        <w:t>used</w:t>
      </w:r>
      <w:r w:rsidRPr="00A10F37">
        <w:rPr>
          <w:rFonts w:ascii="Times New Roman" w:hAnsi="Times New Roman" w:cs="Times New Roman"/>
        </w:rPr>
        <w:t xml:space="preserve"> in this Agreement, the words “include,” “including,” “such as” and variations thereof, shall not be deemed to be terms of limitation, but rather shall be deemed to be followed by the words “without limitation.” The word “or” shall mean the non-exclusive “or”.</w:t>
      </w:r>
    </w:p>
    <w:p w14:paraId="49FE7DC1"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References</w:t>
      </w:r>
      <w:r w:rsidRPr="00A10F37">
        <w:rPr>
          <w:rFonts w:ascii="Times New Roman" w:hAnsi="Times New Roman" w:cs="Times New Roman"/>
        </w:rPr>
        <w:t xml:space="preserve">. Except as otherwise indicated, all references in this Agreement to “Sections,” “Schedules” </w:t>
      </w:r>
      <w:r w:rsidRPr="00A10F37">
        <w:rPr>
          <w:rFonts w:ascii="Times New Roman" w:hAnsi="Times New Roman" w:cs="Times New Roman"/>
          <w:u w:val="single"/>
        </w:rPr>
        <w:t>and</w:t>
      </w:r>
      <w:r w:rsidRPr="00A10F37">
        <w:rPr>
          <w:rFonts w:ascii="Times New Roman" w:hAnsi="Times New Roman" w:cs="Times New Roman"/>
        </w:rPr>
        <w:t xml:space="preserve"> “Exhibits” are intended to refer to Sections of this Agreement and Schedules and Exhibits to this Agreement.</w:t>
      </w:r>
    </w:p>
    <w:p w14:paraId="3A440E2B"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Hereof</w:t>
      </w:r>
      <w:r w:rsidRPr="00A10F37">
        <w:rPr>
          <w:rFonts w:ascii="Times New Roman" w:hAnsi="Times New Roman" w:cs="Times New Roman"/>
        </w:rPr>
        <w:t xml:space="preserve">. The terms “hereof,” “herein,” “hereunder,” “hereby” and “herewith” and words of similar </w:t>
      </w:r>
      <w:r w:rsidRPr="00A10F37">
        <w:rPr>
          <w:rFonts w:ascii="Times New Roman" w:hAnsi="Times New Roman" w:cs="Times New Roman"/>
          <w:u w:val="single"/>
        </w:rPr>
        <w:t>import</w:t>
      </w:r>
      <w:r w:rsidRPr="00A10F37">
        <w:rPr>
          <w:rFonts w:ascii="Times New Roman" w:hAnsi="Times New Roman" w:cs="Times New Roman"/>
        </w:rPr>
        <w:t xml:space="preserve"> will, unless otherwise stated, be construed to refer to this Agreement as a whole and not to any particular provision of this Agreement.</w:t>
      </w:r>
    </w:p>
    <w:p w14:paraId="0B7B5280" w14:textId="77777777" w:rsidR="00B36227"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Captions</w:t>
      </w:r>
      <w:r w:rsidRPr="00A10F37">
        <w:rPr>
          <w:rFonts w:ascii="Times New Roman" w:hAnsi="Times New Roman" w:cs="Times New Roman"/>
        </w:rPr>
        <w:t xml:space="preserve">. The captions contained in this Agreement are for convenience of reference only, shall not be </w:t>
      </w:r>
      <w:r w:rsidRPr="00A10F37">
        <w:rPr>
          <w:rFonts w:ascii="Times New Roman" w:hAnsi="Times New Roman" w:cs="Times New Roman"/>
          <w:u w:val="single"/>
        </w:rPr>
        <w:t>deemed</w:t>
      </w:r>
      <w:r w:rsidRPr="00A10F37">
        <w:rPr>
          <w:rFonts w:ascii="Times New Roman" w:hAnsi="Times New Roman" w:cs="Times New Roman"/>
        </w:rPr>
        <w:t xml:space="preserve"> to be a part of this Agreement and shall not be referred to in connection with the construction or interpretation of this Agreement.</w:t>
      </w:r>
    </w:p>
    <w:p w14:paraId="07093CCE" w14:textId="6D706263" w:rsidR="00923304" w:rsidRPr="00A10F37" w:rsidRDefault="00923304" w:rsidP="00D162BB">
      <w:pPr>
        <w:pStyle w:val="ListParagraph"/>
        <w:numPr>
          <w:ilvl w:val="1"/>
          <w:numId w:val="38"/>
        </w:numPr>
        <w:spacing w:before="120" w:after="120" w:line="240" w:lineRule="auto"/>
        <w:contextualSpacing w:val="0"/>
        <w:jc w:val="both"/>
        <w:rPr>
          <w:rFonts w:ascii="Times New Roman" w:hAnsi="Times New Roman" w:cs="Times New Roman"/>
        </w:rPr>
      </w:pPr>
      <w:r w:rsidRPr="00A10F37">
        <w:rPr>
          <w:rFonts w:ascii="Times New Roman" w:hAnsi="Times New Roman" w:cs="Times New Roman"/>
          <w:u w:val="single"/>
        </w:rPr>
        <w:t>Person</w:t>
      </w:r>
      <w:r w:rsidRPr="00A10F37">
        <w:rPr>
          <w:rFonts w:ascii="Times New Roman" w:hAnsi="Times New Roman" w:cs="Times New Roman"/>
        </w:rPr>
        <w:t xml:space="preserve">. The term “person” refers to any natural born or legal person, entity, governmental body or incorporated or unincorporated association, partnership or joint venture. </w:t>
      </w:r>
    </w:p>
    <w:p w14:paraId="086E6AFA" w14:textId="77777777" w:rsidR="00923304" w:rsidRPr="00A10F37" w:rsidRDefault="00923304" w:rsidP="00BA7E7E">
      <w:pPr>
        <w:jc w:val="center"/>
        <w:rPr>
          <w:rFonts w:ascii="Times New Roman" w:hAnsi="Times New Roman" w:cs="Times New Roman"/>
        </w:rPr>
      </w:pPr>
      <w:r w:rsidRPr="00A10F37">
        <w:rPr>
          <w:rFonts w:ascii="Times New Roman" w:hAnsi="Times New Roman" w:cs="Times New Roman"/>
        </w:rPr>
        <w:t>[Signature page follows.]</w:t>
      </w:r>
    </w:p>
    <w:p w14:paraId="71103FCB" w14:textId="77777777" w:rsidR="00475CE7" w:rsidRPr="00A10F37" w:rsidRDefault="00475CE7" w:rsidP="00D162BB">
      <w:pPr>
        <w:jc w:val="both"/>
        <w:rPr>
          <w:rFonts w:ascii="Times New Roman" w:hAnsi="Times New Roman" w:cs="Times New Roman"/>
        </w:rPr>
      </w:pPr>
    </w:p>
    <w:p w14:paraId="6A979F02" w14:textId="77777777" w:rsidR="00475CE7" w:rsidRPr="00A10F37" w:rsidRDefault="00475CE7" w:rsidP="00D162BB">
      <w:pPr>
        <w:jc w:val="both"/>
        <w:rPr>
          <w:rFonts w:ascii="Times New Roman" w:hAnsi="Times New Roman" w:cs="Times New Roman"/>
        </w:rPr>
        <w:sectPr w:rsidR="00475CE7" w:rsidRPr="00A10F37">
          <w:pgSz w:w="12240" w:h="15840"/>
          <w:pgMar w:top="1440" w:right="1440" w:bottom="1440" w:left="1440" w:header="720" w:footer="720" w:gutter="0"/>
          <w:cols w:space="720"/>
          <w:docGrid w:linePitch="360"/>
        </w:sectPr>
      </w:pPr>
    </w:p>
    <w:p w14:paraId="2A499136" w14:textId="1B9B408F" w:rsidR="00923304" w:rsidRPr="00A10F37" w:rsidRDefault="00923304" w:rsidP="00D162BB">
      <w:pPr>
        <w:jc w:val="both"/>
        <w:rPr>
          <w:rFonts w:ascii="Times New Roman" w:hAnsi="Times New Roman" w:cs="Times New Roman"/>
        </w:rPr>
      </w:pPr>
      <w:r w:rsidRPr="00A10F37">
        <w:rPr>
          <w:rFonts w:ascii="Times New Roman" w:hAnsi="Times New Roman" w:cs="Times New Roman"/>
        </w:rPr>
        <w:lastRenderedPageBreak/>
        <w:t xml:space="preserve">IN WITNESS WHEREOF, the Parties have executed this </w:t>
      </w:r>
      <w:r w:rsidR="00A9686D" w:rsidRPr="00A10F37">
        <w:rPr>
          <w:rFonts w:ascii="Times New Roman" w:hAnsi="Times New Roman" w:cs="Times New Roman"/>
        </w:rPr>
        <w:t>Multisig</w:t>
      </w:r>
      <w:r w:rsidRPr="00A10F37">
        <w:rPr>
          <w:rFonts w:ascii="Times New Roman" w:hAnsi="Times New Roman" w:cs="Times New Roman"/>
        </w:rPr>
        <w:t>nature Participation Agreement as of the date first written above.</w:t>
      </w:r>
    </w:p>
    <w:p w14:paraId="55B0991A" w14:textId="39B87F66" w:rsidR="00B36227" w:rsidRPr="00A10F37" w:rsidRDefault="00163DFF" w:rsidP="00D162BB">
      <w:pPr>
        <w:jc w:val="both"/>
        <w:rPr>
          <w:rFonts w:ascii="Times New Roman" w:hAnsi="Times New Roman" w:cs="Times New Roman"/>
          <w:b/>
          <w:bCs/>
        </w:rPr>
      </w:pPr>
      <w:r w:rsidRPr="00A10F37">
        <w:rPr>
          <w:rFonts w:ascii="Times New Roman" w:hAnsi="Times New Roman" w:cs="Times New Roman"/>
          <w:b/>
          <w:bCs/>
          <w:noProof/>
        </w:rPr>
        <w:t>LIDO ALLIANCE</w:t>
      </w:r>
    </w:p>
    <w:p w14:paraId="3C8FAB5F" w14:textId="0F9B58F6" w:rsidR="00923304" w:rsidRPr="00A10F37" w:rsidRDefault="00923304" w:rsidP="00D162BB">
      <w:pPr>
        <w:jc w:val="both"/>
        <w:rPr>
          <w:rFonts w:ascii="Times New Roman" w:hAnsi="Times New Roman" w:cs="Times New Roman"/>
        </w:rPr>
      </w:pPr>
      <w:r w:rsidRPr="00A10F37">
        <w:rPr>
          <w:rFonts w:ascii="Times New Roman" w:hAnsi="Times New Roman" w:cs="Times New Roman"/>
        </w:rPr>
        <w:t>By: ____________________________________</w:t>
      </w:r>
    </w:p>
    <w:p w14:paraId="6EAE3041"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Name:__________________________________</w:t>
      </w:r>
    </w:p>
    <w:p w14:paraId="2B7E182A"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Title: __________________________________</w:t>
      </w:r>
    </w:p>
    <w:p w14:paraId="1F71C220" w14:textId="77777777" w:rsidR="00923304" w:rsidRPr="00A10F37" w:rsidRDefault="00923304" w:rsidP="00D162BB">
      <w:pPr>
        <w:jc w:val="both"/>
        <w:rPr>
          <w:rFonts w:ascii="Times New Roman" w:hAnsi="Times New Roman" w:cs="Times New Roman"/>
        </w:rPr>
      </w:pPr>
    </w:p>
    <w:p w14:paraId="6A31084F"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[______________]:</w:t>
      </w:r>
    </w:p>
    <w:p w14:paraId="7618B1DC"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By: ____________________________________</w:t>
      </w:r>
    </w:p>
    <w:p w14:paraId="2C6C4C18"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Name:__________________________________</w:t>
      </w:r>
    </w:p>
    <w:p w14:paraId="51B00245" w14:textId="77777777" w:rsidR="00923304" w:rsidRPr="00A10F37" w:rsidRDefault="00923304" w:rsidP="00D162BB">
      <w:pPr>
        <w:jc w:val="both"/>
        <w:rPr>
          <w:rFonts w:ascii="Times New Roman" w:hAnsi="Times New Roman" w:cs="Times New Roman"/>
        </w:rPr>
      </w:pPr>
      <w:r w:rsidRPr="00A10F37">
        <w:rPr>
          <w:rFonts w:ascii="Times New Roman" w:hAnsi="Times New Roman" w:cs="Times New Roman"/>
        </w:rPr>
        <w:t>Title: __________________________________</w:t>
      </w:r>
    </w:p>
    <w:p w14:paraId="6853EAD4" w14:textId="77777777" w:rsidR="00923304" w:rsidRPr="00A10F37" w:rsidRDefault="00923304" w:rsidP="00D162BB">
      <w:pPr>
        <w:jc w:val="both"/>
        <w:rPr>
          <w:rFonts w:ascii="Times New Roman" w:hAnsi="Times New Roman" w:cs="Times New Roman"/>
        </w:rPr>
      </w:pPr>
    </w:p>
    <w:p w14:paraId="7664B814" w14:textId="77777777" w:rsidR="00923304" w:rsidRPr="00A10F37" w:rsidRDefault="00923304" w:rsidP="00D162BB">
      <w:pPr>
        <w:jc w:val="both"/>
        <w:rPr>
          <w:rFonts w:ascii="Times New Roman" w:hAnsi="Times New Roman" w:cs="Times New Roman"/>
        </w:rPr>
      </w:pPr>
    </w:p>
    <w:p w14:paraId="55BBF481" w14:textId="77777777" w:rsidR="00475CE7" w:rsidRPr="00A10F37" w:rsidRDefault="00475CE7" w:rsidP="00D162BB">
      <w:pPr>
        <w:jc w:val="both"/>
        <w:rPr>
          <w:rFonts w:ascii="Times New Roman" w:hAnsi="Times New Roman" w:cs="Times New Roman"/>
        </w:rPr>
        <w:sectPr w:rsidR="00475CE7" w:rsidRPr="00A10F37">
          <w:pgSz w:w="12240" w:h="15840"/>
          <w:pgMar w:top="1440" w:right="1440" w:bottom="1440" w:left="1440" w:header="720" w:footer="720" w:gutter="0"/>
          <w:cols w:space="720"/>
          <w:docGrid w:linePitch="360"/>
        </w:sectPr>
      </w:pPr>
    </w:p>
    <w:p w14:paraId="53739944" w14:textId="77777777" w:rsidR="00923304" w:rsidRPr="00A10F37" w:rsidRDefault="00923304" w:rsidP="0006181E">
      <w:pPr>
        <w:jc w:val="center"/>
        <w:rPr>
          <w:rFonts w:ascii="Times New Roman" w:hAnsi="Times New Roman" w:cs="Times New Roman"/>
          <w:b/>
          <w:bCs/>
        </w:rPr>
      </w:pPr>
      <w:r w:rsidRPr="00A10F37">
        <w:rPr>
          <w:rFonts w:ascii="Times New Roman" w:hAnsi="Times New Roman" w:cs="Times New Roman"/>
          <w:b/>
          <w:bCs/>
        </w:rPr>
        <w:lastRenderedPageBreak/>
        <w:t>MULTISIG PARTICIPATION AGREEMENT</w:t>
      </w:r>
    </w:p>
    <w:p w14:paraId="022FEE62" w14:textId="4D08DDB0" w:rsidR="00923304" w:rsidRPr="00A10F37" w:rsidRDefault="00923304" w:rsidP="0006181E">
      <w:pPr>
        <w:jc w:val="center"/>
        <w:rPr>
          <w:rFonts w:ascii="Times New Roman" w:hAnsi="Times New Roman" w:cs="Times New Roman"/>
          <w:b/>
          <w:bCs/>
        </w:rPr>
      </w:pPr>
      <w:r w:rsidRPr="00A10F37">
        <w:rPr>
          <w:rFonts w:ascii="Times New Roman" w:hAnsi="Times New Roman" w:cs="Times New Roman"/>
          <w:b/>
          <w:bCs/>
        </w:rPr>
        <w:t xml:space="preserve">Schedule </w:t>
      </w:r>
      <w:r w:rsidR="0007064A" w:rsidRPr="00A10F37">
        <w:rPr>
          <w:rFonts w:ascii="Times New Roman" w:hAnsi="Times New Roman" w:cs="Times New Roman"/>
          <w:b/>
          <w:bCs/>
        </w:rPr>
        <w:t>1</w:t>
      </w:r>
    </w:p>
    <w:p w14:paraId="03D8C530" w14:textId="77777777" w:rsidR="00923304" w:rsidRPr="00A10F37" w:rsidRDefault="00923304" w:rsidP="0006181E">
      <w:pPr>
        <w:jc w:val="center"/>
        <w:rPr>
          <w:rFonts w:ascii="Times New Roman" w:hAnsi="Times New Roman" w:cs="Times New Roman"/>
          <w:b/>
          <w:bCs/>
        </w:rPr>
      </w:pPr>
      <w:r w:rsidRPr="00A10F37">
        <w:rPr>
          <w:rFonts w:ascii="Times New Roman" w:hAnsi="Times New Roman" w:cs="Times New Roman"/>
          <w:b/>
          <w:bCs/>
        </w:rPr>
        <w:t>Compensation</w:t>
      </w:r>
    </w:p>
    <w:p w14:paraId="26032AFC" w14:textId="77777777" w:rsidR="0007064A" w:rsidRPr="00A10F37" w:rsidRDefault="00923304" w:rsidP="00D162BB">
      <w:pPr>
        <w:jc w:val="both"/>
        <w:rPr>
          <w:rFonts w:ascii="Times New Roman" w:hAnsi="Times New Roman" w:cs="Times New Roman"/>
        </w:rPr>
        <w:sectPr w:rsidR="0007064A" w:rsidRPr="00A10F37">
          <w:pgSz w:w="12240" w:h="15840"/>
          <w:pgMar w:top="1440" w:right="1440" w:bottom="1440" w:left="1440" w:header="720" w:footer="720" w:gutter="0"/>
          <w:cols w:space="720"/>
          <w:docGrid w:linePitch="360"/>
        </w:sectPr>
      </w:pPr>
      <w:r w:rsidRPr="00A10F37">
        <w:rPr>
          <w:rFonts w:ascii="Times New Roman" w:hAnsi="Times New Roman" w:cs="Times New Roman"/>
        </w:rPr>
        <w:t>[___]</w:t>
      </w:r>
    </w:p>
    <w:p w14:paraId="01F2A4D2" w14:textId="496D15A9" w:rsidR="00426099" w:rsidRPr="00A10F37" w:rsidRDefault="00426099" w:rsidP="0071053B">
      <w:pPr>
        <w:jc w:val="center"/>
        <w:rPr>
          <w:rFonts w:ascii="Times New Roman" w:hAnsi="Times New Roman" w:cs="Times New Roman"/>
          <w:b/>
          <w:bCs/>
        </w:rPr>
      </w:pPr>
      <w:r w:rsidRPr="00A10F37">
        <w:rPr>
          <w:rFonts w:ascii="Times New Roman" w:hAnsi="Times New Roman" w:cs="Times New Roman"/>
          <w:b/>
          <w:bCs/>
        </w:rPr>
        <w:lastRenderedPageBreak/>
        <w:t>BYLAWS</w:t>
      </w:r>
    </w:p>
    <w:p w14:paraId="75B13447" w14:textId="16D1994C" w:rsidR="00426099" w:rsidRPr="00A10F37" w:rsidRDefault="00426099" w:rsidP="0071053B">
      <w:pPr>
        <w:jc w:val="center"/>
        <w:rPr>
          <w:rFonts w:ascii="Times New Roman" w:hAnsi="Times New Roman" w:cs="Times New Roman"/>
          <w:b/>
          <w:bCs/>
        </w:rPr>
      </w:pPr>
      <w:r w:rsidRPr="00A10F37">
        <w:rPr>
          <w:rFonts w:ascii="Times New Roman" w:hAnsi="Times New Roman" w:cs="Times New Roman"/>
          <w:b/>
          <w:bCs/>
        </w:rPr>
        <w:t>Exhibit C</w:t>
      </w:r>
    </w:p>
    <w:p w14:paraId="2A2F8167" w14:textId="7A60E251" w:rsidR="00426099" w:rsidRPr="00A10F37" w:rsidRDefault="00426099" w:rsidP="0071053B">
      <w:pPr>
        <w:jc w:val="center"/>
        <w:rPr>
          <w:rFonts w:ascii="Times New Roman" w:hAnsi="Times New Roman" w:cs="Times New Roman"/>
          <w:b/>
          <w:bCs/>
        </w:rPr>
      </w:pPr>
      <w:r w:rsidRPr="00A10F37">
        <w:rPr>
          <w:rFonts w:ascii="Times New Roman" w:hAnsi="Times New Roman" w:cs="Times New Roman"/>
          <w:b/>
          <w:bCs/>
        </w:rPr>
        <w:t>Lido Alliance Program</w:t>
      </w:r>
      <w:r w:rsidR="008C6414" w:rsidRPr="00A10F37">
        <w:rPr>
          <w:rFonts w:ascii="Times New Roman" w:hAnsi="Times New Roman" w:cs="Times New Roman"/>
          <w:b/>
          <w:bCs/>
        </w:rPr>
        <w:t xml:space="preserve"> Summary</w:t>
      </w:r>
    </w:p>
    <w:p w14:paraId="4E4F49A5" w14:textId="397D825C" w:rsidR="00D87217" w:rsidRPr="00A10F37" w:rsidRDefault="00D87217" w:rsidP="0071053B">
      <w:pPr>
        <w:jc w:val="center"/>
        <w:rPr>
          <w:rFonts w:ascii="Times New Roman" w:hAnsi="Times New Roman" w:cs="Times New Roman"/>
          <w:i/>
          <w:iCs/>
        </w:rPr>
      </w:pPr>
      <w:r w:rsidRPr="00A10F37">
        <w:rPr>
          <w:rFonts w:ascii="Times New Roman" w:hAnsi="Times New Roman" w:cs="Times New Roman"/>
          <w:i/>
          <w:iCs/>
        </w:rPr>
        <w:t>[Continues on next page]</w:t>
      </w:r>
    </w:p>
    <w:p w14:paraId="67E59D37" w14:textId="77777777" w:rsidR="00C91E3C" w:rsidRPr="00A10F37" w:rsidRDefault="00C91E3C" w:rsidP="00D162BB">
      <w:pPr>
        <w:jc w:val="both"/>
        <w:rPr>
          <w:rFonts w:ascii="Times New Roman" w:hAnsi="Times New Roman" w:cs="Times New Roman"/>
        </w:rPr>
        <w:sectPr w:rsidR="00C91E3C" w:rsidRPr="00A10F37">
          <w:headerReference w:type="default" r:id="rId13"/>
          <w:footerReference w:type="default" r:id="rId14"/>
          <w:pgSz w:w="12240" w:h="15840"/>
          <w:pgMar w:top="1440" w:right="1440" w:bottom="1440" w:left="1440" w:header="720" w:footer="720" w:gutter="0"/>
          <w:cols w:space="720"/>
          <w:docGrid w:linePitch="360"/>
        </w:sectPr>
      </w:pPr>
    </w:p>
    <w:p w14:paraId="471A2B80" w14:textId="55DBDC11" w:rsidR="00833651" w:rsidRPr="00A10F37" w:rsidRDefault="00833651" w:rsidP="00833651">
      <w:pPr>
        <w:pStyle w:val="Title"/>
        <w:jc w:val="center"/>
        <w:rPr>
          <w:rFonts w:ascii="Times New Roman" w:hAnsi="Times New Roman" w:cs="Times New Roman"/>
          <w:b/>
          <w:bCs/>
          <w:i/>
          <w:iCs/>
          <w:sz w:val="22"/>
          <w:szCs w:val="22"/>
        </w:rPr>
      </w:pPr>
      <w:r w:rsidRPr="00A10F37">
        <w:rPr>
          <w:rFonts w:ascii="Times New Roman" w:hAnsi="Times New Roman" w:cs="Times New Roman"/>
          <w:b/>
          <w:bCs/>
          <w:i/>
          <w:iCs/>
          <w:sz w:val="22"/>
          <w:szCs w:val="22"/>
        </w:rPr>
        <w:lastRenderedPageBreak/>
        <w:t>APPROVED PROPOSAL</w:t>
      </w:r>
    </w:p>
    <w:p w14:paraId="55F1A982" w14:textId="77777777" w:rsidR="00CE488C" w:rsidRPr="00A10F37" w:rsidRDefault="00CE488C" w:rsidP="00CE488C"/>
    <w:p w14:paraId="42586486" w14:textId="3880FA96" w:rsidR="00833651" w:rsidRPr="00A10F37" w:rsidRDefault="00833651" w:rsidP="00833651">
      <w:pPr>
        <w:pStyle w:val="Title"/>
        <w:jc w:val="both"/>
        <w:rPr>
          <w:rFonts w:ascii="Times New Roman" w:hAnsi="Times New Roman" w:cs="Times New Roman"/>
          <w:color w:val="0087CC"/>
          <w:sz w:val="22"/>
          <w:szCs w:val="22"/>
        </w:rPr>
      </w:pPr>
      <w:r w:rsidRPr="00A10F37">
        <w:rPr>
          <w:rFonts w:ascii="Times New Roman" w:hAnsi="Times New Roman" w:cs="Times New Roman"/>
          <w:noProof/>
          <w:color w:val="0087CC"/>
          <w:sz w:val="22"/>
          <w:szCs w:val="22"/>
        </w:rPr>
        <w:drawing>
          <wp:inline distT="0" distB="0" distL="0" distR="0" wp14:anchorId="47396D7A" wp14:editId="2DA90031">
            <wp:extent cx="5943600" cy="6892925"/>
            <wp:effectExtent l="0" t="0" r="0" b="3175"/>
            <wp:docPr id="139663784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37848" name="Picture 1" descr="A screenshot of a web page&#10;&#10;Description automatically generated"/>
                    <pic:cNvPicPr/>
                  </pic:nvPicPr>
                  <pic:blipFill>
                    <a:blip r:embed="rId15"/>
                    <a:stretch>
                      <a:fillRect/>
                    </a:stretch>
                  </pic:blipFill>
                  <pic:spPr>
                    <a:xfrm>
                      <a:off x="0" y="0"/>
                      <a:ext cx="5943600" cy="6892925"/>
                    </a:xfrm>
                    <a:prstGeom prst="rect">
                      <a:avLst/>
                    </a:prstGeom>
                  </pic:spPr>
                </pic:pic>
              </a:graphicData>
            </a:graphic>
          </wp:inline>
        </w:drawing>
      </w:r>
    </w:p>
    <w:p w14:paraId="46BA9E07" w14:textId="77777777" w:rsidR="00833651" w:rsidRPr="00A10F37" w:rsidRDefault="00833651" w:rsidP="00840A06">
      <w:pPr>
        <w:jc w:val="center"/>
        <w:rPr>
          <w:b/>
          <w:bCs/>
          <w:i/>
          <w:iCs/>
        </w:rPr>
      </w:pPr>
      <w:r w:rsidRPr="00A10F37">
        <w:rPr>
          <w:noProof/>
        </w:rPr>
        <w:lastRenderedPageBreak/>
        <w:drawing>
          <wp:inline distT="0" distB="0" distL="0" distR="0" wp14:anchorId="20CB27DD" wp14:editId="3CF0559F">
            <wp:extent cx="5943600" cy="7635875"/>
            <wp:effectExtent l="0" t="0" r="0" b="3175"/>
            <wp:docPr id="152507102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71025" name="Picture 1" descr="A screenshot of a phone&#10;&#10;Description automatically generated"/>
                    <pic:cNvPicPr/>
                  </pic:nvPicPr>
                  <pic:blipFill>
                    <a:blip r:embed="rId16"/>
                    <a:stretch>
                      <a:fillRect/>
                    </a:stretch>
                  </pic:blipFill>
                  <pic:spPr>
                    <a:xfrm>
                      <a:off x="0" y="0"/>
                      <a:ext cx="5943600" cy="7635875"/>
                    </a:xfrm>
                    <a:prstGeom prst="rect">
                      <a:avLst/>
                    </a:prstGeom>
                  </pic:spPr>
                </pic:pic>
              </a:graphicData>
            </a:graphic>
          </wp:inline>
        </w:drawing>
      </w:r>
    </w:p>
    <w:p w14:paraId="2E2DB7A8" w14:textId="77777777" w:rsidR="00833651" w:rsidRPr="00A10F37" w:rsidRDefault="00833651" w:rsidP="00840A06">
      <w:pPr>
        <w:jc w:val="center"/>
        <w:rPr>
          <w:b/>
          <w:bCs/>
          <w:i/>
          <w:iCs/>
        </w:rPr>
      </w:pPr>
    </w:p>
    <w:p w14:paraId="27526E8A" w14:textId="77777777" w:rsidR="00833651" w:rsidRPr="00A10F37" w:rsidRDefault="00833651" w:rsidP="00840A06">
      <w:pPr>
        <w:jc w:val="center"/>
        <w:rPr>
          <w:b/>
          <w:bCs/>
          <w:i/>
          <w:iCs/>
        </w:rPr>
      </w:pPr>
    </w:p>
    <w:p w14:paraId="0ED27441" w14:textId="57C9C7CD" w:rsidR="00833651" w:rsidRPr="00A10F37" w:rsidRDefault="00833651" w:rsidP="00840A06">
      <w:pPr>
        <w:jc w:val="center"/>
        <w:rPr>
          <w:b/>
          <w:bCs/>
          <w:i/>
          <w:iCs/>
        </w:rPr>
      </w:pPr>
      <w:r w:rsidRPr="00A10F37">
        <w:rPr>
          <w:b/>
          <w:bCs/>
          <w:i/>
          <w:iCs/>
        </w:rPr>
        <w:lastRenderedPageBreak/>
        <w:t>CROSS-REFEENCED DISCUSSION PROPOSAL</w:t>
      </w:r>
    </w:p>
    <w:p w14:paraId="05035944" w14:textId="580E7CB9" w:rsidR="00833651" w:rsidRPr="00A10F37" w:rsidRDefault="00CE488C" w:rsidP="00833651">
      <w:pPr>
        <w:rPr>
          <w:rFonts w:ascii="Times New Roman" w:hAnsi="Times New Roman" w:cs="Times New Roman"/>
          <w:b/>
          <w:bCs/>
        </w:rPr>
      </w:pPr>
      <w:r w:rsidRPr="00A10F37">
        <w:rPr>
          <w:rFonts w:ascii="Times New Roman" w:hAnsi="Times New Roman" w:cs="Times New Roman"/>
          <w:b/>
          <w:bCs/>
          <w:noProof/>
        </w:rPr>
        <w:drawing>
          <wp:inline distT="0" distB="0" distL="0" distR="0" wp14:anchorId="3ED3AF75" wp14:editId="432F394E">
            <wp:extent cx="5943600" cy="7610475"/>
            <wp:effectExtent l="0" t="0" r="0" b="9525"/>
            <wp:docPr id="19443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6574" name=""/>
                    <pic:cNvPicPr/>
                  </pic:nvPicPr>
                  <pic:blipFill>
                    <a:blip r:embed="rId17"/>
                    <a:stretch>
                      <a:fillRect/>
                    </a:stretch>
                  </pic:blipFill>
                  <pic:spPr>
                    <a:xfrm>
                      <a:off x="0" y="0"/>
                      <a:ext cx="5943600" cy="7610475"/>
                    </a:xfrm>
                    <a:prstGeom prst="rect">
                      <a:avLst/>
                    </a:prstGeom>
                  </pic:spPr>
                </pic:pic>
              </a:graphicData>
            </a:graphic>
          </wp:inline>
        </w:drawing>
      </w:r>
    </w:p>
    <w:p w14:paraId="25A9C15F" w14:textId="71F1E086" w:rsidR="00833651" w:rsidRPr="00A10F37" w:rsidRDefault="00CE488C" w:rsidP="00840A06">
      <w:pPr>
        <w:jc w:val="center"/>
        <w:rPr>
          <w:rFonts w:ascii="Times New Roman" w:hAnsi="Times New Roman" w:cs="Times New Roman"/>
          <w:b/>
          <w:bCs/>
        </w:rPr>
      </w:pPr>
      <w:r w:rsidRPr="00A10F37">
        <w:rPr>
          <w:rFonts w:ascii="Times New Roman" w:hAnsi="Times New Roman" w:cs="Times New Roman"/>
          <w:b/>
          <w:bCs/>
          <w:noProof/>
        </w:rPr>
        <w:lastRenderedPageBreak/>
        <w:drawing>
          <wp:inline distT="0" distB="0" distL="0" distR="0" wp14:anchorId="39D8D6B8" wp14:editId="1C15809D">
            <wp:extent cx="5943600" cy="7614285"/>
            <wp:effectExtent l="0" t="0" r="0" b="5715"/>
            <wp:docPr id="1850475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75718" name="Picture 1" descr="A screenshot of a computer&#10;&#10;Description automatically generated"/>
                    <pic:cNvPicPr/>
                  </pic:nvPicPr>
                  <pic:blipFill>
                    <a:blip r:embed="rId18"/>
                    <a:stretch>
                      <a:fillRect/>
                    </a:stretch>
                  </pic:blipFill>
                  <pic:spPr>
                    <a:xfrm>
                      <a:off x="0" y="0"/>
                      <a:ext cx="5943600" cy="7614285"/>
                    </a:xfrm>
                    <a:prstGeom prst="rect">
                      <a:avLst/>
                    </a:prstGeom>
                  </pic:spPr>
                </pic:pic>
              </a:graphicData>
            </a:graphic>
          </wp:inline>
        </w:drawing>
      </w:r>
      <w:r w:rsidRPr="00A10F37">
        <w:rPr>
          <w:noProof/>
        </w:rPr>
        <w:t xml:space="preserve"> </w:t>
      </w:r>
      <w:r w:rsidRPr="00A10F37">
        <w:rPr>
          <w:rFonts w:ascii="Times New Roman" w:hAnsi="Times New Roman" w:cs="Times New Roman"/>
          <w:b/>
          <w:bCs/>
          <w:noProof/>
        </w:rPr>
        <w:lastRenderedPageBreak/>
        <w:drawing>
          <wp:inline distT="0" distB="0" distL="0" distR="0" wp14:anchorId="2ECF1C5C" wp14:editId="4BB32662">
            <wp:extent cx="5943600" cy="7356475"/>
            <wp:effectExtent l="0" t="0" r="0" b="0"/>
            <wp:docPr id="383571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71066" name="Picture 1" descr="A screenshot of a computer&#10;&#10;Description automatically generated"/>
                    <pic:cNvPicPr/>
                  </pic:nvPicPr>
                  <pic:blipFill>
                    <a:blip r:embed="rId19"/>
                    <a:stretch>
                      <a:fillRect/>
                    </a:stretch>
                  </pic:blipFill>
                  <pic:spPr>
                    <a:xfrm>
                      <a:off x="0" y="0"/>
                      <a:ext cx="5943600" cy="7356475"/>
                    </a:xfrm>
                    <a:prstGeom prst="rect">
                      <a:avLst/>
                    </a:prstGeom>
                  </pic:spPr>
                </pic:pic>
              </a:graphicData>
            </a:graphic>
          </wp:inline>
        </w:drawing>
      </w:r>
    </w:p>
    <w:p w14:paraId="59AB0707" w14:textId="00126797" w:rsidR="00833651" w:rsidRPr="00A10F37" w:rsidRDefault="00CE488C" w:rsidP="00840A06">
      <w:pPr>
        <w:jc w:val="center"/>
        <w:rPr>
          <w:rFonts w:ascii="Times New Roman" w:hAnsi="Times New Roman" w:cs="Times New Roman"/>
          <w:b/>
          <w:bCs/>
        </w:rPr>
      </w:pPr>
      <w:r w:rsidRPr="00A10F37">
        <w:rPr>
          <w:rFonts w:ascii="Times New Roman" w:hAnsi="Times New Roman" w:cs="Times New Roman"/>
          <w:b/>
          <w:bCs/>
          <w:noProof/>
        </w:rPr>
        <w:lastRenderedPageBreak/>
        <w:drawing>
          <wp:inline distT="0" distB="0" distL="0" distR="0" wp14:anchorId="1128D6CE" wp14:editId="7B96DB29">
            <wp:extent cx="5943600" cy="7623175"/>
            <wp:effectExtent l="0" t="0" r="0" b="0"/>
            <wp:docPr id="191865317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53176" name="Picture 1" descr="A close-up of a document&#10;&#10;Description automatically generated"/>
                    <pic:cNvPicPr/>
                  </pic:nvPicPr>
                  <pic:blipFill>
                    <a:blip r:embed="rId20"/>
                    <a:stretch>
                      <a:fillRect/>
                    </a:stretch>
                  </pic:blipFill>
                  <pic:spPr>
                    <a:xfrm>
                      <a:off x="0" y="0"/>
                      <a:ext cx="5943600" cy="7623175"/>
                    </a:xfrm>
                    <a:prstGeom prst="rect">
                      <a:avLst/>
                    </a:prstGeom>
                  </pic:spPr>
                </pic:pic>
              </a:graphicData>
            </a:graphic>
          </wp:inline>
        </w:drawing>
      </w:r>
      <w:r w:rsidRPr="00A10F37">
        <w:rPr>
          <w:noProof/>
        </w:rPr>
        <w:t xml:space="preserve"> </w:t>
      </w:r>
      <w:r w:rsidRPr="00A10F37">
        <w:rPr>
          <w:rFonts w:ascii="Times New Roman" w:hAnsi="Times New Roman" w:cs="Times New Roman"/>
          <w:b/>
          <w:bCs/>
          <w:noProof/>
        </w:rPr>
        <w:lastRenderedPageBreak/>
        <w:drawing>
          <wp:inline distT="0" distB="0" distL="0" distR="0" wp14:anchorId="3410CF83" wp14:editId="53A9B950">
            <wp:extent cx="5943600" cy="7740015"/>
            <wp:effectExtent l="0" t="0" r="0" b="0"/>
            <wp:docPr id="210594789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47899" name="Picture 1" descr="A screenshot of a document&#10;&#10;Description automatically generated"/>
                    <pic:cNvPicPr/>
                  </pic:nvPicPr>
                  <pic:blipFill>
                    <a:blip r:embed="rId21"/>
                    <a:stretch>
                      <a:fillRect/>
                    </a:stretch>
                  </pic:blipFill>
                  <pic:spPr>
                    <a:xfrm>
                      <a:off x="0" y="0"/>
                      <a:ext cx="5943600" cy="7740015"/>
                    </a:xfrm>
                    <a:prstGeom prst="rect">
                      <a:avLst/>
                    </a:prstGeom>
                  </pic:spPr>
                </pic:pic>
              </a:graphicData>
            </a:graphic>
          </wp:inline>
        </w:drawing>
      </w:r>
    </w:p>
    <w:p w14:paraId="6523FE3C" w14:textId="3546B2D7" w:rsidR="00833651" w:rsidRPr="00A10F37" w:rsidRDefault="00CE488C" w:rsidP="00840A06">
      <w:pPr>
        <w:jc w:val="center"/>
        <w:rPr>
          <w:rFonts w:ascii="Times New Roman" w:hAnsi="Times New Roman" w:cs="Times New Roman"/>
          <w:b/>
          <w:bCs/>
        </w:rPr>
      </w:pPr>
      <w:r w:rsidRPr="00A10F37">
        <w:rPr>
          <w:rFonts w:ascii="Times New Roman" w:hAnsi="Times New Roman" w:cs="Times New Roman"/>
          <w:b/>
          <w:bCs/>
          <w:noProof/>
        </w:rPr>
        <w:lastRenderedPageBreak/>
        <w:drawing>
          <wp:inline distT="0" distB="0" distL="0" distR="0" wp14:anchorId="08CBC88C" wp14:editId="72EDC306">
            <wp:extent cx="5943600" cy="7674610"/>
            <wp:effectExtent l="0" t="0" r="0" b="2540"/>
            <wp:docPr id="584024471" name="Picture 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24471" name="Picture 1" descr="A document with text and images&#10;&#10;Description automatically generated"/>
                    <pic:cNvPicPr/>
                  </pic:nvPicPr>
                  <pic:blipFill>
                    <a:blip r:embed="rId22"/>
                    <a:stretch>
                      <a:fillRect/>
                    </a:stretch>
                  </pic:blipFill>
                  <pic:spPr>
                    <a:xfrm>
                      <a:off x="0" y="0"/>
                      <a:ext cx="5943600" cy="7674610"/>
                    </a:xfrm>
                    <a:prstGeom prst="rect">
                      <a:avLst/>
                    </a:prstGeom>
                  </pic:spPr>
                </pic:pic>
              </a:graphicData>
            </a:graphic>
          </wp:inline>
        </w:drawing>
      </w:r>
      <w:r w:rsidRPr="00A10F37">
        <w:rPr>
          <w:noProof/>
        </w:rPr>
        <w:t xml:space="preserve"> </w:t>
      </w:r>
      <w:r w:rsidRPr="00A10F37">
        <w:rPr>
          <w:rFonts w:ascii="Times New Roman" w:hAnsi="Times New Roman" w:cs="Times New Roman"/>
          <w:b/>
          <w:bCs/>
          <w:noProof/>
        </w:rPr>
        <w:lastRenderedPageBreak/>
        <w:drawing>
          <wp:inline distT="0" distB="0" distL="0" distR="0" wp14:anchorId="4C429882" wp14:editId="25B703CA">
            <wp:extent cx="5943600" cy="7395210"/>
            <wp:effectExtent l="0" t="0" r="0" b="0"/>
            <wp:docPr id="29509672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96723" name="Picture 1" descr="A screenshot of a document&#10;&#10;Description automatically generated"/>
                    <pic:cNvPicPr/>
                  </pic:nvPicPr>
                  <pic:blipFill>
                    <a:blip r:embed="rId23"/>
                    <a:stretch>
                      <a:fillRect/>
                    </a:stretch>
                  </pic:blipFill>
                  <pic:spPr>
                    <a:xfrm>
                      <a:off x="0" y="0"/>
                      <a:ext cx="5943600" cy="7395210"/>
                    </a:xfrm>
                    <a:prstGeom prst="rect">
                      <a:avLst/>
                    </a:prstGeom>
                  </pic:spPr>
                </pic:pic>
              </a:graphicData>
            </a:graphic>
          </wp:inline>
        </w:drawing>
      </w:r>
    </w:p>
    <w:p w14:paraId="319DDBA9" w14:textId="77777777" w:rsidR="00833651" w:rsidRPr="00A10F37" w:rsidRDefault="00833651" w:rsidP="00840A06">
      <w:pPr>
        <w:jc w:val="center"/>
        <w:rPr>
          <w:rFonts w:ascii="Times New Roman" w:hAnsi="Times New Roman" w:cs="Times New Roman"/>
          <w:b/>
          <w:bCs/>
        </w:rPr>
      </w:pPr>
    </w:p>
    <w:sectPr w:rsidR="00833651" w:rsidRPr="00A10F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C2475F" w14:textId="77777777" w:rsidR="00C4239A" w:rsidRDefault="00C4239A" w:rsidP="009E213A">
      <w:pPr>
        <w:spacing w:after="0" w:line="240" w:lineRule="auto"/>
      </w:pPr>
      <w:r>
        <w:separator/>
      </w:r>
    </w:p>
  </w:endnote>
  <w:endnote w:type="continuationSeparator" w:id="0">
    <w:p w14:paraId="5F6EC8E5" w14:textId="77777777" w:rsidR="00C4239A" w:rsidRDefault="00C4239A" w:rsidP="009E2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1249795"/>
      <w:docPartObj>
        <w:docPartGallery w:val="Page Numbers (Bottom of Page)"/>
        <w:docPartUnique/>
      </w:docPartObj>
    </w:sdtPr>
    <w:sdtEndPr>
      <w:rPr>
        <w:noProof/>
      </w:rPr>
    </w:sdtEndPr>
    <w:sdtContent>
      <w:p w14:paraId="13DFC86E" w14:textId="00EBB3D2" w:rsidR="00A752FC" w:rsidRDefault="00A752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0859D" w14:textId="6CEE5597" w:rsidR="00A752FC" w:rsidRDefault="00A752F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427E8" w14:textId="4059EF30" w:rsidR="00D0128F" w:rsidRDefault="00D0128F">
    <w:pPr>
      <w:pStyle w:val="BodyText"/>
      <w:spacing w:line="14" w:lineRule="auto"/>
      <w:rPr>
        <w:sz w:val="20"/>
      </w:rPr>
    </w:pPr>
    <w:r>
      <w:rPr>
        <w:noProof/>
      </w:rPr>
      <mc:AlternateContent>
        <mc:Choice Requires="wps">
          <w:drawing>
            <wp:anchor distT="0" distB="0" distL="0" distR="0" simplePos="0" relativeHeight="251678720" behindDoc="1" locked="0" layoutInCell="1" allowOverlap="1" wp14:anchorId="589DE1D9" wp14:editId="5539CC25">
              <wp:simplePos x="0" y="0"/>
              <wp:positionH relativeFrom="page">
                <wp:posOffset>7231707</wp:posOffset>
              </wp:positionH>
              <wp:positionV relativeFrom="page">
                <wp:posOffset>9744231</wp:posOffset>
              </wp:positionV>
              <wp:extent cx="248920"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39065"/>
                      </a:xfrm>
                      <a:prstGeom prst="rect">
                        <a:avLst/>
                      </a:prstGeom>
                    </wps:spPr>
                    <wps:txbx>
                      <w:txbxContent>
                        <w:p w14:paraId="71381C1E" w14:textId="77777777" w:rsidR="00D0128F" w:rsidRDefault="00D0128F">
                          <w:pPr>
                            <w:spacing w:before="14"/>
                            <w:ind w:left="60"/>
                            <w:rPr>
                              <w:rFonts w:ascii="Arial"/>
                              <w:sz w:val="16"/>
                            </w:rPr>
                          </w:pPr>
                          <w:r>
                            <w:rPr>
                              <w:rFonts w:ascii="Arial"/>
                              <w:spacing w:val="-4"/>
                              <w:sz w:val="16"/>
                            </w:rPr>
                            <w:fldChar w:fldCharType="begin"/>
                          </w:r>
                          <w:r>
                            <w:rPr>
                              <w:rFonts w:ascii="Arial"/>
                              <w:spacing w:val="-4"/>
                              <w:sz w:val="16"/>
                            </w:rPr>
                            <w:instrText xml:space="preserve"> PAGE </w:instrText>
                          </w:r>
                          <w:r>
                            <w:rPr>
                              <w:rFonts w:ascii="Arial"/>
                              <w:spacing w:val="-4"/>
                              <w:sz w:val="16"/>
                            </w:rPr>
                            <w:fldChar w:fldCharType="separate"/>
                          </w:r>
                          <w:r>
                            <w:rPr>
                              <w:rFonts w:ascii="Arial"/>
                              <w:spacing w:val="-4"/>
                              <w:sz w:val="16"/>
                            </w:rPr>
                            <w:t>6</w:t>
                          </w:r>
                          <w:r>
                            <w:rPr>
                              <w:rFonts w:ascii="Arial"/>
                              <w:spacing w:val="-4"/>
                              <w:sz w:val="16"/>
                            </w:rPr>
                            <w:fldChar w:fldCharType="end"/>
                          </w:r>
                          <w:r>
                            <w:rPr>
                              <w:rFonts w:ascii="Arial"/>
                              <w:spacing w:val="-4"/>
                              <w:sz w:val="16"/>
                            </w:rPr>
                            <w:t>/15</w:t>
                          </w:r>
                        </w:p>
                      </w:txbxContent>
                    </wps:txbx>
                    <wps:bodyPr wrap="square" lIns="0" tIns="0" rIns="0" bIns="0" rtlCol="0">
                      <a:noAutofit/>
                    </wps:bodyPr>
                  </wps:wsp>
                </a:graphicData>
              </a:graphic>
            </wp:anchor>
          </w:drawing>
        </mc:Choice>
        <mc:Fallback>
          <w:pict>
            <v:shapetype w14:anchorId="589DE1D9" id="_x0000_t202" coordsize="21600,21600" o:spt="202" path="m,l,21600r21600,l21600,xe">
              <v:stroke joinstyle="miter"/>
              <v:path gradientshapeok="t" o:connecttype="rect"/>
            </v:shapetype>
            <v:shape id="Textbox 43" o:spid="_x0000_s1026" type="#_x0000_t202" style="position:absolute;margin-left:569.45pt;margin-top:767.25pt;width:19.6pt;height:10.9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" filled="f" stroked="f">
              <v:textbox inset="0,0,0,0">
                <w:txbxContent>
                  <w:p w14:paraId="71381C1E" w14:textId="77777777" w:rsidR="00D0128F" w:rsidRDefault="00D0128F">
                    <w:pPr>
                      <w:spacing w:before="14"/>
                      <w:ind w:left="60"/>
                      <w:rPr>
                        <w:rFonts w:ascii="Arial"/>
                        <w:sz w:val="16"/>
                      </w:rPr>
                    </w:pPr>
                    <w:r>
                      <w:rPr>
                        <w:rFonts w:ascii="Arial"/>
                        <w:spacing w:val="-4"/>
                        <w:sz w:val="16"/>
                      </w:rPr>
                      <w:fldChar w:fldCharType="begin"/>
                    </w:r>
                    <w:r>
                      <w:rPr>
                        <w:rFonts w:ascii="Arial"/>
                        <w:spacing w:val="-4"/>
                        <w:sz w:val="16"/>
                      </w:rPr>
                      <w:instrText xml:space="preserve"> PAGE </w:instrText>
                    </w:r>
                    <w:r>
                      <w:rPr>
                        <w:rFonts w:ascii="Arial"/>
                        <w:spacing w:val="-4"/>
                        <w:sz w:val="16"/>
                      </w:rPr>
                      <w:fldChar w:fldCharType="separate"/>
                    </w:r>
                    <w:r>
                      <w:rPr>
                        <w:rFonts w:ascii="Arial"/>
                        <w:spacing w:val="-4"/>
                        <w:sz w:val="16"/>
                      </w:rPr>
                      <w:t>6</w:t>
                    </w:r>
                    <w:r>
                      <w:rPr>
                        <w:rFonts w:ascii="Arial"/>
                        <w:spacing w:val="-4"/>
                        <w:sz w:val="16"/>
                      </w:rPr>
                      <w:fldChar w:fldCharType="end"/>
                    </w:r>
                    <w:r>
                      <w:rPr>
                        <w:rFonts w:ascii="Arial"/>
                        <w:spacing w:val="-4"/>
                        <w:sz w:val="16"/>
                      </w:rPr>
                      <w:t>/15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F56DA" w14:textId="77777777" w:rsidR="00C4239A" w:rsidRDefault="00C4239A" w:rsidP="009E213A">
      <w:pPr>
        <w:spacing w:after="0" w:line="240" w:lineRule="auto"/>
      </w:pPr>
      <w:r>
        <w:separator/>
      </w:r>
    </w:p>
  </w:footnote>
  <w:footnote w:type="continuationSeparator" w:id="0">
    <w:p w14:paraId="00A3C7D7" w14:textId="77777777" w:rsidR="00C4239A" w:rsidRDefault="00C4239A" w:rsidP="009E2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D8576" w14:textId="76BCD31C" w:rsidR="00D0128F" w:rsidRDefault="00D0128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95704"/>
    <w:multiLevelType w:val="multilevel"/>
    <w:tmpl w:val="0518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407DB"/>
    <w:multiLevelType w:val="hybridMultilevel"/>
    <w:tmpl w:val="35E86526"/>
    <w:lvl w:ilvl="0" w:tplc="F1CA75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15C91"/>
    <w:multiLevelType w:val="hybridMultilevel"/>
    <w:tmpl w:val="F364DD6A"/>
    <w:lvl w:ilvl="0" w:tplc="EF56438E">
      <w:numFmt w:val="bullet"/>
      <w:lvlText w:val="•"/>
      <w:lvlJc w:val="left"/>
      <w:pPr>
        <w:ind w:left="887" w:hanging="276"/>
      </w:pPr>
      <w:rPr>
        <w:rFonts w:ascii="Arial" w:eastAsia="Arial" w:hAnsi="Arial" w:cs="Arial" w:hint="default"/>
        <w:b w:val="0"/>
        <w:bCs w:val="0"/>
        <w:i w:val="0"/>
        <w:iCs w:val="0"/>
        <w:color w:val="030307"/>
        <w:spacing w:val="0"/>
        <w:w w:val="100"/>
        <w:sz w:val="23"/>
        <w:szCs w:val="23"/>
        <w:lang w:val="en-US" w:eastAsia="en-US" w:bidi="ar-SA"/>
      </w:rPr>
    </w:lvl>
    <w:lvl w:ilvl="1" w:tplc="1772E5DA">
      <w:numFmt w:val="bullet"/>
      <w:lvlText w:val="o"/>
      <w:lvlJc w:val="left"/>
      <w:pPr>
        <w:ind w:left="1190" w:hanging="281"/>
      </w:pPr>
      <w:rPr>
        <w:rFonts w:ascii="Arial" w:eastAsia="Arial" w:hAnsi="Arial" w:cs="Arial" w:hint="default"/>
        <w:b w:val="0"/>
        <w:bCs w:val="0"/>
        <w:i w:val="0"/>
        <w:iCs w:val="0"/>
        <w:color w:val="1C1623"/>
        <w:spacing w:val="0"/>
        <w:w w:val="110"/>
        <w:sz w:val="19"/>
        <w:szCs w:val="19"/>
        <w:lang w:val="en-US" w:eastAsia="en-US" w:bidi="ar-SA"/>
      </w:rPr>
    </w:lvl>
    <w:lvl w:ilvl="2" w:tplc="63763D3E">
      <w:numFmt w:val="bullet"/>
      <w:lvlText w:val="•"/>
      <w:lvlJc w:val="left"/>
      <w:pPr>
        <w:ind w:left="1200" w:hanging="281"/>
      </w:pPr>
      <w:rPr>
        <w:rFonts w:hint="default"/>
        <w:lang w:val="en-US" w:eastAsia="en-US" w:bidi="ar-SA"/>
      </w:rPr>
    </w:lvl>
    <w:lvl w:ilvl="3" w:tplc="C15ED954">
      <w:numFmt w:val="bullet"/>
      <w:lvlText w:val="•"/>
      <w:lvlJc w:val="left"/>
      <w:pPr>
        <w:ind w:left="2322" w:hanging="281"/>
      </w:pPr>
      <w:rPr>
        <w:rFonts w:hint="default"/>
        <w:lang w:val="en-US" w:eastAsia="en-US" w:bidi="ar-SA"/>
      </w:rPr>
    </w:lvl>
    <w:lvl w:ilvl="4" w:tplc="FB1E7B2C">
      <w:numFmt w:val="bullet"/>
      <w:lvlText w:val="•"/>
      <w:lvlJc w:val="left"/>
      <w:pPr>
        <w:ind w:left="3445" w:hanging="281"/>
      </w:pPr>
      <w:rPr>
        <w:rFonts w:hint="default"/>
        <w:lang w:val="en-US" w:eastAsia="en-US" w:bidi="ar-SA"/>
      </w:rPr>
    </w:lvl>
    <w:lvl w:ilvl="5" w:tplc="E3862576">
      <w:numFmt w:val="bullet"/>
      <w:lvlText w:val="•"/>
      <w:lvlJc w:val="left"/>
      <w:pPr>
        <w:ind w:left="4567" w:hanging="281"/>
      </w:pPr>
      <w:rPr>
        <w:rFonts w:hint="default"/>
        <w:lang w:val="en-US" w:eastAsia="en-US" w:bidi="ar-SA"/>
      </w:rPr>
    </w:lvl>
    <w:lvl w:ilvl="6" w:tplc="8586D10C">
      <w:numFmt w:val="bullet"/>
      <w:lvlText w:val="•"/>
      <w:lvlJc w:val="left"/>
      <w:pPr>
        <w:ind w:left="5690" w:hanging="281"/>
      </w:pPr>
      <w:rPr>
        <w:rFonts w:hint="default"/>
        <w:lang w:val="en-US" w:eastAsia="en-US" w:bidi="ar-SA"/>
      </w:rPr>
    </w:lvl>
    <w:lvl w:ilvl="7" w:tplc="51BC2AC4">
      <w:numFmt w:val="bullet"/>
      <w:lvlText w:val="•"/>
      <w:lvlJc w:val="left"/>
      <w:pPr>
        <w:ind w:left="6812" w:hanging="281"/>
      </w:pPr>
      <w:rPr>
        <w:rFonts w:hint="default"/>
        <w:lang w:val="en-US" w:eastAsia="en-US" w:bidi="ar-SA"/>
      </w:rPr>
    </w:lvl>
    <w:lvl w:ilvl="8" w:tplc="24F8ABDA">
      <w:numFmt w:val="bullet"/>
      <w:lvlText w:val="•"/>
      <w:lvlJc w:val="left"/>
      <w:pPr>
        <w:ind w:left="7935" w:hanging="281"/>
      </w:pPr>
      <w:rPr>
        <w:rFonts w:hint="default"/>
        <w:lang w:val="en-US" w:eastAsia="en-US" w:bidi="ar-SA"/>
      </w:rPr>
    </w:lvl>
  </w:abstractNum>
  <w:abstractNum w:abstractNumId="3" w15:restartNumberingAfterBreak="0">
    <w:nsid w:val="02C31A72"/>
    <w:multiLevelType w:val="multilevel"/>
    <w:tmpl w:val="7832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62D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D31028"/>
    <w:multiLevelType w:val="multilevel"/>
    <w:tmpl w:val="0CA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21FF2"/>
    <w:multiLevelType w:val="hybridMultilevel"/>
    <w:tmpl w:val="6A88662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0475D5"/>
    <w:multiLevelType w:val="hybridMultilevel"/>
    <w:tmpl w:val="75E8C6CA"/>
    <w:lvl w:ilvl="0" w:tplc="6B4CCE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506835"/>
    <w:multiLevelType w:val="multilevel"/>
    <w:tmpl w:val="7048FEA6"/>
    <w:lvl w:ilvl="0">
      <w:start w:val="1"/>
      <w:numFmt w:val="bullet"/>
      <w:lvlText w:val=""/>
      <w:lvlJc w:val="left"/>
      <w:pPr>
        <w:ind w:left="360" w:hanging="360"/>
      </w:pPr>
      <w:rPr>
        <w:rFonts w:ascii="Symbol" w:hAnsi="Symbol" w:hint="default"/>
        <w:b/>
        <w:i w:val="0"/>
        <w:sz w:val="22"/>
      </w:rPr>
    </w:lvl>
    <w:lvl w:ilvl="1">
      <w:start w:val="1"/>
      <w:numFmt w:val="decimal"/>
      <w:suff w:val="space"/>
      <w:lvlText w:val="%1.%2."/>
      <w:lvlJc w:val="left"/>
      <w:pPr>
        <w:ind w:left="576" w:hanging="432"/>
      </w:pPr>
      <w:rPr>
        <w:rFonts w:ascii="Times New Roman Bold" w:hAnsi="Times New Roman Bold" w:hint="default"/>
        <w:b/>
        <w:bCs w:val="0"/>
        <w:i w:val="0"/>
        <w:sz w:val="22"/>
      </w:rPr>
    </w:lvl>
    <w:lvl w:ilvl="2">
      <w:start w:val="1"/>
      <w:numFmt w:val="bullet"/>
      <w:lvlText w:val=""/>
      <w:lvlJc w:val="left"/>
      <w:pPr>
        <w:ind w:left="792" w:hanging="360"/>
      </w:pPr>
      <w:rPr>
        <w:rFonts w:ascii="Symbol" w:hAnsi="Symbol" w:hint="default"/>
      </w:rPr>
    </w:lvl>
    <w:lvl w:ilvl="3">
      <w:start w:val="1"/>
      <w:numFmt w:val="decimal"/>
      <w:suff w:val="space"/>
      <w:lvlText w:val="%1.%2.%3.%4."/>
      <w:lvlJc w:val="left"/>
      <w:pPr>
        <w:ind w:left="2376" w:hanging="1296"/>
      </w:pPr>
      <w:rPr>
        <w:rFonts w:ascii="Times New Roman Bold" w:hAnsi="Times New Roman Bold" w:hint="default"/>
        <w:b/>
        <w:i w:val="0"/>
        <w:sz w:val="22"/>
      </w:rPr>
    </w:lvl>
    <w:lvl w:ilvl="4">
      <w:start w:val="1"/>
      <w:numFmt w:val="lowerLetter"/>
      <w:suff w:val="space"/>
      <w:lvlText w:val="(%5)"/>
      <w:lvlJc w:val="left"/>
      <w:pPr>
        <w:ind w:left="2592" w:hanging="648"/>
      </w:pPr>
      <w:rPr>
        <w:rFonts w:ascii="Times New Roman Bold" w:hAnsi="Times New Roman Bold" w:hint="default"/>
        <w:b/>
        <w:i w:val="0"/>
        <w:sz w:val="22"/>
      </w:rPr>
    </w:lvl>
    <w:lvl w:ilvl="5">
      <w:start w:val="1"/>
      <w:numFmt w:val="lowerRoman"/>
      <w:suff w:val="space"/>
      <w:lvlText w:val="(%6)"/>
      <w:lvlJc w:val="left"/>
      <w:pPr>
        <w:ind w:left="2880" w:hanging="432"/>
      </w:pPr>
      <w:rPr>
        <w:rFonts w:ascii="Times New Roman Bold" w:hAnsi="Times New Roman Bold" w:hint="default"/>
        <w:b/>
        <w:i w:val="0"/>
        <w:sz w:val="22"/>
      </w:rPr>
    </w:lvl>
    <w:lvl w:ilvl="6">
      <w:start w:val="1"/>
      <w:numFmt w:val="upperLetter"/>
      <w:suff w:val="space"/>
      <w:lvlText w:val="(%7)"/>
      <w:lvlJc w:val="left"/>
      <w:pPr>
        <w:ind w:left="3672" w:hanging="936"/>
      </w:pPr>
      <w:rPr>
        <w:rFonts w:ascii="Times New Roman Bold" w:hAnsi="Times New Roman Bold" w:hint="default"/>
        <w:b/>
        <w:i w:val="0"/>
        <w:sz w:val="22"/>
      </w:rPr>
    </w:lvl>
    <w:lvl w:ilvl="7">
      <w:start w:val="1"/>
      <w:numFmt w:val="decimal"/>
      <w:suff w:val="space"/>
      <w:lvlText w:val="(%8)"/>
      <w:lvlJc w:val="left"/>
      <w:pPr>
        <w:ind w:left="4032" w:hanging="936"/>
      </w:pPr>
      <w:rPr>
        <w:rFonts w:ascii="Times New Roman Bold" w:hAnsi="Times New Roman Bold" w:hint="default"/>
        <w:b/>
        <w:i w:val="0"/>
        <w:sz w:val="22"/>
      </w:rPr>
    </w:lvl>
    <w:lvl w:ilvl="8">
      <w:start w:val="1"/>
      <w:numFmt w:val="bullet"/>
      <w:suff w:val="space"/>
      <w:lvlText w:val=""/>
      <w:lvlJc w:val="left"/>
      <w:pPr>
        <w:ind w:left="4032" w:hanging="432"/>
      </w:pPr>
      <w:rPr>
        <w:rFonts w:ascii="Symbol" w:hAnsi="Symbol" w:hint="default"/>
        <w:b/>
        <w:i w:val="0"/>
        <w:color w:val="auto"/>
        <w:sz w:val="22"/>
      </w:rPr>
    </w:lvl>
  </w:abstractNum>
  <w:abstractNum w:abstractNumId="9" w15:restartNumberingAfterBreak="0">
    <w:nsid w:val="147D41D2"/>
    <w:multiLevelType w:val="multilevel"/>
    <w:tmpl w:val="B394C320"/>
    <w:lvl w:ilvl="0">
      <w:start w:val="1"/>
      <w:numFmt w:val="decimal"/>
      <w:suff w:val="space"/>
      <w:lvlText w:val="%1."/>
      <w:lvlJc w:val="left"/>
      <w:pPr>
        <w:ind w:left="360" w:hanging="360"/>
      </w:pPr>
      <w:rPr>
        <w:rFonts w:ascii="Times New Roman Bold" w:hAnsi="Times New Roman Bold" w:hint="default"/>
        <w:b/>
        <w:i w:val="0"/>
        <w:sz w:val="22"/>
      </w:rPr>
    </w:lvl>
    <w:lvl w:ilvl="1">
      <w:start w:val="1"/>
      <w:numFmt w:val="decimal"/>
      <w:suff w:val="space"/>
      <w:lvlText w:val="%1.%2."/>
      <w:lvlJc w:val="left"/>
      <w:pPr>
        <w:ind w:left="576" w:hanging="432"/>
      </w:pPr>
      <w:rPr>
        <w:rFonts w:ascii="Times New Roman Bold" w:hAnsi="Times New Roman Bold" w:hint="default"/>
        <w:b/>
        <w:bCs w:val="0"/>
        <w:i w:val="0"/>
        <w:sz w:val="22"/>
      </w:rPr>
    </w:lvl>
    <w:lvl w:ilvl="2">
      <w:start w:val="1"/>
      <w:numFmt w:val="decimal"/>
      <w:suff w:val="space"/>
      <w:lvlText w:val="%1.%2.%3."/>
      <w:lvlJc w:val="left"/>
      <w:pPr>
        <w:ind w:left="1476" w:hanging="936"/>
      </w:pPr>
      <w:rPr>
        <w:rFonts w:ascii="Times New Roman Bold" w:hAnsi="Times New Roman Bold" w:hint="default"/>
        <w:b/>
        <w:bCs w:val="0"/>
        <w:i w:val="0"/>
        <w:iCs w:val="0"/>
        <w:sz w:val="22"/>
      </w:rPr>
    </w:lvl>
    <w:lvl w:ilvl="3">
      <w:start w:val="1"/>
      <w:numFmt w:val="decimal"/>
      <w:suff w:val="space"/>
      <w:lvlText w:val="%1.%2.%3.%4."/>
      <w:lvlJc w:val="left"/>
      <w:pPr>
        <w:ind w:left="6786" w:hanging="1296"/>
      </w:pPr>
      <w:rPr>
        <w:rFonts w:ascii="Times New Roman Bold" w:hAnsi="Times New Roman Bold" w:hint="default"/>
        <w:b/>
        <w:i w:val="0"/>
        <w:sz w:val="22"/>
      </w:rPr>
    </w:lvl>
    <w:lvl w:ilvl="4">
      <w:start w:val="1"/>
      <w:numFmt w:val="lowerLetter"/>
      <w:suff w:val="space"/>
      <w:lvlText w:val="(%5)"/>
      <w:lvlJc w:val="left"/>
      <w:pPr>
        <w:ind w:left="2592" w:hanging="648"/>
      </w:pPr>
      <w:rPr>
        <w:rFonts w:ascii="Times New Roman Bold" w:hAnsi="Times New Roman Bold" w:hint="default"/>
        <w:b/>
        <w:i w:val="0"/>
        <w:sz w:val="22"/>
      </w:rPr>
    </w:lvl>
    <w:lvl w:ilvl="5">
      <w:start w:val="1"/>
      <w:numFmt w:val="lowerRoman"/>
      <w:suff w:val="space"/>
      <w:lvlText w:val="(%6)"/>
      <w:lvlJc w:val="left"/>
      <w:pPr>
        <w:ind w:left="2880" w:hanging="432"/>
      </w:pPr>
      <w:rPr>
        <w:rFonts w:ascii="Times New Roman Bold" w:hAnsi="Times New Roman Bold" w:hint="default"/>
        <w:b/>
        <w:i w:val="0"/>
        <w:sz w:val="22"/>
      </w:rPr>
    </w:lvl>
    <w:lvl w:ilvl="6">
      <w:start w:val="1"/>
      <w:numFmt w:val="upperLetter"/>
      <w:suff w:val="space"/>
      <w:lvlText w:val="(%7)"/>
      <w:lvlJc w:val="left"/>
      <w:pPr>
        <w:ind w:left="3672" w:hanging="936"/>
      </w:pPr>
      <w:rPr>
        <w:rFonts w:ascii="Times New Roman Bold" w:hAnsi="Times New Roman Bold" w:hint="default"/>
        <w:b/>
        <w:i w:val="0"/>
        <w:sz w:val="22"/>
      </w:rPr>
    </w:lvl>
    <w:lvl w:ilvl="7">
      <w:start w:val="1"/>
      <w:numFmt w:val="decimal"/>
      <w:suff w:val="space"/>
      <w:lvlText w:val="(%8)"/>
      <w:lvlJc w:val="left"/>
      <w:pPr>
        <w:ind w:left="4032" w:hanging="936"/>
      </w:pPr>
      <w:rPr>
        <w:rFonts w:ascii="Times New Roman Bold" w:hAnsi="Times New Roman Bold" w:hint="default"/>
        <w:b/>
        <w:i w:val="0"/>
        <w:sz w:val="22"/>
      </w:rPr>
    </w:lvl>
    <w:lvl w:ilvl="8">
      <w:start w:val="1"/>
      <w:numFmt w:val="bullet"/>
      <w:suff w:val="space"/>
      <w:lvlText w:val=""/>
      <w:lvlJc w:val="left"/>
      <w:pPr>
        <w:ind w:left="4032" w:hanging="432"/>
      </w:pPr>
      <w:rPr>
        <w:rFonts w:ascii="Symbol" w:hAnsi="Symbol" w:hint="default"/>
        <w:b/>
        <w:i w:val="0"/>
        <w:color w:val="auto"/>
        <w:sz w:val="22"/>
      </w:rPr>
    </w:lvl>
  </w:abstractNum>
  <w:abstractNum w:abstractNumId="10" w15:restartNumberingAfterBreak="0">
    <w:nsid w:val="16A44325"/>
    <w:multiLevelType w:val="hybridMultilevel"/>
    <w:tmpl w:val="9FD64770"/>
    <w:lvl w:ilvl="0" w:tplc="DA929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A617A3"/>
    <w:multiLevelType w:val="multilevel"/>
    <w:tmpl w:val="0310F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52923"/>
    <w:multiLevelType w:val="hybridMultilevel"/>
    <w:tmpl w:val="F9E0B9E0"/>
    <w:lvl w:ilvl="0" w:tplc="B41630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C7B8D"/>
    <w:multiLevelType w:val="hybridMultilevel"/>
    <w:tmpl w:val="C6C4DA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075C77"/>
    <w:multiLevelType w:val="hybridMultilevel"/>
    <w:tmpl w:val="45B21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CE3046"/>
    <w:multiLevelType w:val="multilevel"/>
    <w:tmpl w:val="9B6ADE40"/>
    <w:lvl w:ilvl="0">
      <w:start w:val="1"/>
      <w:numFmt w:val="decimal"/>
      <w:suff w:val="space"/>
      <w:lvlText w:val="%1."/>
      <w:lvlJc w:val="left"/>
      <w:pPr>
        <w:ind w:left="360" w:hanging="360"/>
      </w:pPr>
      <w:rPr>
        <w:rFonts w:ascii="Times New Roman Bold" w:hAnsi="Times New Roman Bold" w:hint="default"/>
        <w:b/>
        <w:i w:val="0"/>
        <w:sz w:val="22"/>
      </w:rPr>
    </w:lvl>
    <w:lvl w:ilvl="1">
      <w:start w:val="1"/>
      <w:numFmt w:val="decimal"/>
      <w:suff w:val="space"/>
      <w:lvlText w:val="%1.%2."/>
      <w:lvlJc w:val="left"/>
      <w:pPr>
        <w:ind w:left="576" w:hanging="432"/>
      </w:pPr>
      <w:rPr>
        <w:rFonts w:ascii="Times New Roman Bold" w:hAnsi="Times New Roman Bold" w:hint="default"/>
        <w:b/>
        <w:bCs w:val="0"/>
        <w:i w:val="0"/>
        <w:sz w:val="22"/>
      </w:rPr>
    </w:lvl>
    <w:lvl w:ilvl="2">
      <w:start w:val="1"/>
      <w:numFmt w:val="bullet"/>
      <w:lvlText w:val=""/>
      <w:lvlJc w:val="left"/>
      <w:pPr>
        <w:ind w:left="792" w:hanging="360"/>
      </w:pPr>
      <w:rPr>
        <w:rFonts w:ascii="Symbol" w:hAnsi="Symbol" w:hint="default"/>
      </w:rPr>
    </w:lvl>
    <w:lvl w:ilvl="3">
      <w:start w:val="1"/>
      <w:numFmt w:val="decimal"/>
      <w:suff w:val="space"/>
      <w:lvlText w:val="%1.%2.%3.%4."/>
      <w:lvlJc w:val="left"/>
      <w:pPr>
        <w:ind w:left="2376" w:hanging="1296"/>
      </w:pPr>
      <w:rPr>
        <w:rFonts w:ascii="Times New Roman Bold" w:hAnsi="Times New Roman Bold" w:hint="default"/>
        <w:b/>
        <w:i w:val="0"/>
        <w:sz w:val="22"/>
      </w:rPr>
    </w:lvl>
    <w:lvl w:ilvl="4">
      <w:start w:val="1"/>
      <w:numFmt w:val="lowerLetter"/>
      <w:suff w:val="space"/>
      <w:lvlText w:val="(%5)"/>
      <w:lvlJc w:val="left"/>
      <w:pPr>
        <w:ind w:left="2592" w:hanging="648"/>
      </w:pPr>
      <w:rPr>
        <w:rFonts w:ascii="Times New Roman Bold" w:hAnsi="Times New Roman Bold" w:hint="default"/>
        <w:b/>
        <w:i w:val="0"/>
        <w:sz w:val="22"/>
      </w:rPr>
    </w:lvl>
    <w:lvl w:ilvl="5">
      <w:start w:val="1"/>
      <w:numFmt w:val="lowerRoman"/>
      <w:suff w:val="space"/>
      <w:lvlText w:val="(%6)"/>
      <w:lvlJc w:val="left"/>
      <w:pPr>
        <w:ind w:left="2880" w:hanging="432"/>
      </w:pPr>
      <w:rPr>
        <w:rFonts w:ascii="Times New Roman Bold" w:hAnsi="Times New Roman Bold" w:hint="default"/>
        <w:b/>
        <w:i w:val="0"/>
        <w:sz w:val="22"/>
      </w:rPr>
    </w:lvl>
    <w:lvl w:ilvl="6">
      <w:start w:val="1"/>
      <w:numFmt w:val="upperLetter"/>
      <w:suff w:val="space"/>
      <w:lvlText w:val="(%7)"/>
      <w:lvlJc w:val="left"/>
      <w:pPr>
        <w:ind w:left="3672" w:hanging="936"/>
      </w:pPr>
      <w:rPr>
        <w:rFonts w:ascii="Times New Roman Bold" w:hAnsi="Times New Roman Bold" w:hint="default"/>
        <w:b/>
        <w:i w:val="0"/>
        <w:sz w:val="22"/>
      </w:rPr>
    </w:lvl>
    <w:lvl w:ilvl="7">
      <w:start w:val="1"/>
      <w:numFmt w:val="decimal"/>
      <w:suff w:val="space"/>
      <w:lvlText w:val="(%8)"/>
      <w:lvlJc w:val="left"/>
      <w:pPr>
        <w:ind w:left="4032" w:hanging="936"/>
      </w:pPr>
      <w:rPr>
        <w:rFonts w:ascii="Times New Roman Bold" w:hAnsi="Times New Roman Bold" w:hint="default"/>
        <w:b/>
        <w:i w:val="0"/>
        <w:sz w:val="22"/>
      </w:rPr>
    </w:lvl>
    <w:lvl w:ilvl="8">
      <w:start w:val="1"/>
      <w:numFmt w:val="bullet"/>
      <w:suff w:val="space"/>
      <w:lvlText w:val=""/>
      <w:lvlJc w:val="left"/>
      <w:pPr>
        <w:ind w:left="4032" w:hanging="432"/>
      </w:pPr>
      <w:rPr>
        <w:rFonts w:ascii="Symbol" w:hAnsi="Symbol" w:hint="default"/>
        <w:b/>
        <w:i w:val="0"/>
        <w:color w:val="auto"/>
        <w:sz w:val="22"/>
      </w:rPr>
    </w:lvl>
  </w:abstractNum>
  <w:abstractNum w:abstractNumId="16" w15:restartNumberingAfterBreak="0">
    <w:nsid w:val="21741521"/>
    <w:multiLevelType w:val="multilevel"/>
    <w:tmpl w:val="7BC6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E90D62"/>
    <w:multiLevelType w:val="multilevel"/>
    <w:tmpl w:val="2C4E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471C7"/>
    <w:multiLevelType w:val="hybridMultilevel"/>
    <w:tmpl w:val="CB0AE00C"/>
    <w:lvl w:ilvl="0" w:tplc="2738E6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2515F8"/>
    <w:multiLevelType w:val="multilevel"/>
    <w:tmpl w:val="E410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360E7F"/>
    <w:multiLevelType w:val="multilevel"/>
    <w:tmpl w:val="97F65B0C"/>
    <w:lvl w:ilvl="0">
      <w:start w:val="1"/>
      <w:numFmt w:val="upperRoman"/>
      <w:lvlText w:val="%1."/>
      <w:lvlJc w:val="left"/>
      <w:pPr>
        <w:ind w:left="1080" w:hanging="720"/>
      </w:pPr>
      <w:rPr>
        <w:rFonts w:hint="default"/>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32120CFB"/>
    <w:multiLevelType w:val="multilevel"/>
    <w:tmpl w:val="7AC0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BE35DA"/>
    <w:multiLevelType w:val="multilevel"/>
    <w:tmpl w:val="605E4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170CD9"/>
    <w:multiLevelType w:val="hybridMultilevel"/>
    <w:tmpl w:val="381A89DC"/>
    <w:lvl w:ilvl="0" w:tplc="26001914">
      <w:start w:val="1"/>
      <w:numFmt w:val="decimal"/>
      <w:lvlText w:val="%1."/>
      <w:lvlJc w:val="left"/>
      <w:pPr>
        <w:ind w:left="890" w:hanging="248"/>
      </w:pPr>
      <w:rPr>
        <w:rFonts w:ascii="Segoe UI" w:eastAsia="Segoe UI" w:hAnsi="Segoe UI" w:cs="Segoe UI" w:hint="default"/>
        <w:b w:val="0"/>
        <w:bCs w:val="0"/>
        <w:i w:val="0"/>
        <w:iCs w:val="0"/>
        <w:spacing w:val="0"/>
        <w:w w:val="100"/>
        <w:sz w:val="24"/>
        <w:szCs w:val="24"/>
        <w:lang w:val="en-US" w:eastAsia="en-US" w:bidi="ar-SA"/>
      </w:rPr>
    </w:lvl>
    <w:lvl w:ilvl="1" w:tplc="8F24C91E">
      <w:numFmt w:val="bullet"/>
      <w:lvlText w:val="•"/>
      <w:lvlJc w:val="left"/>
      <w:pPr>
        <w:ind w:left="1828" w:hanging="248"/>
      </w:pPr>
      <w:rPr>
        <w:rFonts w:hint="default"/>
        <w:lang w:val="en-US" w:eastAsia="en-US" w:bidi="ar-SA"/>
      </w:rPr>
    </w:lvl>
    <w:lvl w:ilvl="2" w:tplc="04D010D4">
      <w:numFmt w:val="bullet"/>
      <w:lvlText w:val="•"/>
      <w:lvlJc w:val="left"/>
      <w:pPr>
        <w:ind w:left="2756" w:hanging="248"/>
      </w:pPr>
      <w:rPr>
        <w:rFonts w:hint="default"/>
        <w:lang w:val="en-US" w:eastAsia="en-US" w:bidi="ar-SA"/>
      </w:rPr>
    </w:lvl>
    <w:lvl w:ilvl="3" w:tplc="F372F1E0">
      <w:numFmt w:val="bullet"/>
      <w:lvlText w:val="•"/>
      <w:lvlJc w:val="left"/>
      <w:pPr>
        <w:ind w:left="3684" w:hanging="248"/>
      </w:pPr>
      <w:rPr>
        <w:rFonts w:hint="default"/>
        <w:lang w:val="en-US" w:eastAsia="en-US" w:bidi="ar-SA"/>
      </w:rPr>
    </w:lvl>
    <w:lvl w:ilvl="4" w:tplc="A874D916">
      <w:numFmt w:val="bullet"/>
      <w:lvlText w:val="•"/>
      <w:lvlJc w:val="left"/>
      <w:pPr>
        <w:ind w:left="4612" w:hanging="248"/>
      </w:pPr>
      <w:rPr>
        <w:rFonts w:hint="default"/>
        <w:lang w:val="en-US" w:eastAsia="en-US" w:bidi="ar-SA"/>
      </w:rPr>
    </w:lvl>
    <w:lvl w:ilvl="5" w:tplc="991EBFCE">
      <w:numFmt w:val="bullet"/>
      <w:lvlText w:val="•"/>
      <w:lvlJc w:val="left"/>
      <w:pPr>
        <w:ind w:left="5540" w:hanging="248"/>
      </w:pPr>
      <w:rPr>
        <w:rFonts w:hint="default"/>
        <w:lang w:val="en-US" w:eastAsia="en-US" w:bidi="ar-SA"/>
      </w:rPr>
    </w:lvl>
    <w:lvl w:ilvl="6" w:tplc="C0EA623A">
      <w:numFmt w:val="bullet"/>
      <w:lvlText w:val="•"/>
      <w:lvlJc w:val="left"/>
      <w:pPr>
        <w:ind w:left="6468" w:hanging="248"/>
      </w:pPr>
      <w:rPr>
        <w:rFonts w:hint="default"/>
        <w:lang w:val="en-US" w:eastAsia="en-US" w:bidi="ar-SA"/>
      </w:rPr>
    </w:lvl>
    <w:lvl w:ilvl="7" w:tplc="DA9AF44E">
      <w:numFmt w:val="bullet"/>
      <w:lvlText w:val="•"/>
      <w:lvlJc w:val="left"/>
      <w:pPr>
        <w:ind w:left="7396" w:hanging="248"/>
      </w:pPr>
      <w:rPr>
        <w:rFonts w:hint="default"/>
        <w:lang w:val="en-US" w:eastAsia="en-US" w:bidi="ar-SA"/>
      </w:rPr>
    </w:lvl>
    <w:lvl w:ilvl="8" w:tplc="EF40F4B0">
      <w:numFmt w:val="bullet"/>
      <w:lvlText w:val="•"/>
      <w:lvlJc w:val="left"/>
      <w:pPr>
        <w:ind w:left="8324" w:hanging="248"/>
      </w:pPr>
      <w:rPr>
        <w:rFonts w:hint="default"/>
        <w:lang w:val="en-US" w:eastAsia="en-US" w:bidi="ar-SA"/>
      </w:rPr>
    </w:lvl>
  </w:abstractNum>
  <w:abstractNum w:abstractNumId="24" w15:restartNumberingAfterBreak="0">
    <w:nsid w:val="394F4D7A"/>
    <w:multiLevelType w:val="multilevel"/>
    <w:tmpl w:val="97F65B0C"/>
    <w:lvl w:ilvl="0">
      <w:start w:val="1"/>
      <w:numFmt w:val="upperRoman"/>
      <w:lvlText w:val="%1."/>
      <w:lvlJc w:val="left"/>
      <w:pPr>
        <w:ind w:left="1080" w:hanging="720"/>
      </w:pPr>
      <w:rPr>
        <w:rFonts w:hint="default"/>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D5406C0"/>
    <w:multiLevelType w:val="hybridMultilevel"/>
    <w:tmpl w:val="BBC6499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EF63142"/>
    <w:multiLevelType w:val="multilevel"/>
    <w:tmpl w:val="E8220884"/>
    <w:lvl w:ilvl="0">
      <w:start w:val="1"/>
      <w:numFmt w:val="decimal"/>
      <w:pStyle w:val="alpha1"/>
      <w:lvlText w:val="%1"/>
      <w:lvlJc w:val="left"/>
      <w:pPr>
        <w:ind w:left="680" w:hanging="680"/>
      </w:pPr>
      <w:rPr>
        <w:b/>
        <w:i w:val="0"/>
        <w:sz w:val="22"/>
        <w:szCs w:val="22"/>
      </w:rPr>
    </w:lvl>
    <w:lvl w:ilvl="1">
      <w:start w:val="1"/>
      <w:numFmt w:val="decimal"/>
      <w:lvlText w:val="%1.%2"/>
      <w:lvlJc w:val="left"/>
      <w:pPr>
        <w:ind w:left="680" w:hanging="680"/>
      </w:pPr>
      <w:rPr>
        <w:b/>
        <w:i w:val="0"/>
        <w:sz w:val="22"/>
        <w:szCs w:val="22"/>
      </w:rPr>
    </w:lvl>
    <w:lvl w:ilvl="2">
      <w:start w:val="1"/>
      <w:numFmt w:val="decimal"/>
      <w:lvlText w:val="%1.%2.%3"/>
      <w:lvlJc w:val="left"/>
      <w:pPr>
        <w:ind w:left="1361" w:hanging="681"/>
      </w:pPr>
      <w:rPr>
        <w:b/>
        <w:i w:val="0"/>
        <w:sz w:val="22"/>
        <w:szCs w:val="22"/>
      </w:rPr>
    </w:lvl>
    <w:lvl w:ilvl="3">
      <w:start w:val="1"/>
      <w:numFmt w:val="decimal"/>
      <w:lvlText w:val="%1.%2.%3.%4"/>
      <w:lvlJc w:val="left"/>
      <w:pPr>
        <w:ind w:left="2041" w:hanging="680"/>
      </w:pPr>
      <w:rPr>
        <w:b/>
      </w:rPr>
    </w:lvl>
    <w:lvl w:ilvl="4">
      <w:start w:val="1"/>
      <w:numFmt w:val="lowerLetter"/>
      <w:lvlText w:val="(%5)"/>
      <w:lvlJc w:val="left"/>
      <w:pPr>
        <w:ind w:left="5337" w:hanging="566"/>
      </w:pPr>
    </w:lvl>
    <w:lvl w:ilvl="5">
      <w:start w:val="1"/>
      <w:numFmt w:val="lowerRoman"/>
      <w:lvlText w:val="(%6)"/>
      <w:lvlJc w:val="left"/>
      <w:pPr>
        <w:ind w:left="2968" w:hanging="360"/>
      </w:pPr>
      <w:rPr>
        <w:rFonts w:hint="default"/>
      </w:rPr>
    </w:lvl>
    <w:lvl w:ilvl="6">
      <w:start w:val="1"/>
      <w:numFmt w:val="decimal"/>
      <w:lvlText w:val=""/>
      <w:lvlJc w:val="left"/>
      <w:pPr>
        <w:ind w:left="3288" w:hanging="680"/>
      </w:pPr>
    </w:lvl>
    <w:lvl w:ilvl="7">
      <w:start w:val="1"/>
      <w:numFmt w:val="decimal"/>
      <w:lvlText w:val=""/>
      <w:lvlJc w:val="left"/>
      <w:pPr>
        <w:ind w:left="3288" w:hanging="680"/>
      </w:pPr>
    </w:lvl>
    <w:lvl w:ilvl="8">
      <w:start w:val="1"/>
      <w:numFmt w:val="decimal"/>
      <w:lvlText w:val=""/>
      <w:lvlJc w:val="left"/>
      <w:pPr>
        <w:ind w:left="3288" w:hanging="680"/>
      </w:pPr>
    </w:lvl>
  </w:abstractNum>
  <w:abstractNum w:abstractNumId="27" w15:restartNumberingAfterBreak="0">
    <w:nsid w:val="3F5E3B07"/>
    <w:multiLevelType w:val="hybridMultilevel"/>
    <w:tmpl w:val="70444D4E"/>
    <w:lvl w:ilvl="0" w:tplc="0EB232CA">
      <w:start w:val="1"/>
      <w:numFmt w:val="decimal"/>
      <w:lvlText w:val="%1."/>
      <w:lvlJc w:val="left"/>
      <w:pPr>
        <w:ind w:left="1060" w:hanging="360"/>
      </w:pPr>
    </w:lvl>
    <w:lvl w:ilvl="1" w:tplc="FCB2C992">
      <w:start w:val="1"/>
      <w:numFmt w:val="decimal"/>
      <w:lvlText w:val="%2."/>
      <w:lvlJc w:val="left"/>
      <w:pPr>
        <w:ind w:left="1060" w:hanging="360"/>
      </w:pPr>
    </w:lvl>
    <w:lvl w:ilvl="2" w:tplc="8842DD2A">
      <w:start w:val="1"/>
      <w:numFmt w:val="decimal"/>
      <w:lvlText w:val="%3."/>
      <w:lvlJc w:val="left"/>
      <w:pPr>
        <w:ind w:left="1060" w:hanging="360"/>
      </w:pPr>
    </w:lvl>
    <w:lvl w:ilvl="3" w:tplc="2B6058A8">
      <w:start w:val="1"/>
      <w:numFmt w:val="decimal"/>
      <w:lvlText w:val="%4."/>
      <w:lvlJc w:val="left"/>
      <w:pPr>
        <w:ind w:left="1060" w:hanging="360"/>
      </w:pPr>
    </w:lvl>
    <w:lvl w:ilvl="4" w:tplc="A566C4D4">
      <w:start w:val="1"/>
      <w:numFmt w:val="decimal"/>
      <w:lvlText w:val="%5."/>
      <w:lvlJc w:val="left"/>
      <w:pPr>
        <w:ind w:left="1060" w:hanging="360"/>
      </w:pPr>
    </w:lvl>
    <w:lvl w:ilvl="5" w:tplc="7D7C9502">
      <w:start w:val="1"/>
      <w:numFmt w:val="decimal"/>
      <w:lvlText w:val="%6."/>
      <w:lvlJc w:val="left"/>
      <w:pPr>
        <w:ind w:left="1060" w:hanging="360"/>
      </w:pPr>
    </w:lvl>
    <w:lvl w:ilvl="6" w:tplc="0B62293C">
      <w:start w:val="1"/>
      <w:numFmt w:val="decimal"/>
      <w:lvlText w:val="%7."/>
      <w:lvlJc w:val="left"/>
      <w:pPr>
        <w:ind w:left="1060" w:hanging="360"/>
      </w:pPr>
    </w:lvl>
    <w:lvl w:ilvl="7" w:tplc="6F741070">
      <w:start w:val="1"/>
      <w:numFmt w:val="decimal"/>
      <w:lvlText w:val="%8."/>
      <w:lvlJc w:val="left"/>
      <w:pPr>
        <w:ind w:left="1060" w:hanging="360"/>
      </w:pPr>
    </w:lvl>
    <w:lvl w:ilvl="8" w:tplc="E98E995C">
      <w:start w:val="1"/>
      <w:numFmt w:val="decimal"/>
      <w:lvlText w:val="%9."/>
      <w:lvlJc w:val="left"/>
      <w:pPr>
        <w:ind w:left="1060" w:hanging="360"/>
      </w:pPr>
    </w:lvl>
  </w:abstractNum>
  <w:abstractNum w:abstractNumId="28" w15:restartNumberingAfterBreak="0">
    <w:nsid w:val="3FEE5D76"/>
    <w:multiLevelType w:val="multilevel"/>
    <w:tmpl w:val="B394C320"/>
    <w:lvl w:ilvl="0">
      <w:start w:val="1"/>
      <w:numFmt w:val="decimal"/>
      <w:suff w:val="space"/>
      <w:lvlText w:val="%1."/>
      <w:lvlJc w:val="left"/>
      <w:pPr>
        <w:ind w:left="360" w:hanging="360"/>
      </w:pPr>
      <w:rPr>
        <w:rFonts w:ascii="Times New Roman Bold" w:hAnsi="Times New Roman Bold" w:hint="default"/>
        <w:b/>
        <w:i w:val="0"/>
        <w:sz w:val="22"/>
      </w:rPr>
    </w:lvl>
    <w:lvl w:ilvl="1">
      <w:start w:val="1"/>
      <w:numFmt w:val="decimal"/>
      <w:suff w:val="space"/>
      <w:lvlText w:val="%1.%2."/>
      <w:lvlJc w:val="left"/>
      <w:pPr>
        <w:ind w:left="576" w:hanging="432"/>
      </w:pPr>
      <w:rPr>
        <w:rFonts w:ascii="Times New Roman Bold" w:hAnsi="Times New Roman Bold" w:hint="default"/>
        <w:b/>
        <w:bCs w:val="0"/>
        <w:i w:val="0"/>
        <w:sz w:val="22"/>
      </w:rPr>
    </w:lvl>
    <w:lvl w:ilvl="2">
      <w:start w:val="1"/>
      <w:numFmt w:val="decimal"/>
      <w:suff w:val="space"/>
      <w:lvlText w:val="%1.%2.%3."/>
      <w:lvlJc w:val="left"/>
      <w:pPr>
        <w:ind w:left="1476" w:hanging="936"/>
      </w:pPr>
      <w:rPr>
        <w:rFonts w:ascii="Times New Roman Bold" w:hAnsi="Times New Roman Bold" w:hint="default"/>
        <w:b/>
        <w:bCs w:val="0"/>
        <w:i w:val="0"/>
        <w:iCs w:val="0"/>
        <w:sz w:val="22"/>
      </w:rPr>
    </w:lvl>
    <w:lvl w:ilvl="3">
      <w:start w:val="1"/>
      <w:numFmt w:val="decimal"/>
      <w:suff w:val="space"/>
      <w:lvlText w:val="%1.%2.%3.%4."/>
      <w:lvlJc w:val="left"/>
      <w:pPr>
        <w:ind w:left="6786" w:hanging="1296"/>
      </w:pPr>
      <w:rPr>
        <w:rFonts w:ascii="Times New Roman Bold" w:hAnsi="Times New Roman Bold" w:hint="default"/>
        <w:b/>
        <w:i w:val="0"/>
        <w:sz w:val="22"/>
      </w:rPr>
    </w:lvl>
    <w:lvl w:ilvl="4">
      <w:start w:val="1"/>
      <w:numFmt w:val="lowerLetter"/>
      <w:suff w:val="space"/>
      <w:lvlText w:val="(%5)"/>
      <w:lvlJc w:val="left"/>
      <w:pPr>
        <w:ind w:left="2592" w:hanging="648"/>
      </w:pPr>
      <w:rPr>
        <w:rFonts w:ascii="Times New Roman Bold" w:hAnsi="Times New Roman Bold" w:hint="default"/>
        <w:b/>
        <w:i w:val="0"/>
        <w:sz w:val="22"/>
      </w:rPr>
    </w:lvl>
    <w:lvl w:ilvl="5">
      <w:start w:val="1"/>
      <w:numFmt w:val="lowerRoman"/>
      <w:suff w:val="space"/>
      <w:lvlText w:val="(%6)"/>
      <w:lvlJc w:val="left"/>
      <w:pPr>
        <w:ind w:left="2880" w:hanging="432"/>
      </w:pPr>
      <w:rPr>
        <w:rFonts w:ascii="Times New Roman Bold" w:hAnsi="Times New Roman Bold" w:hint="default"/>
        <w:b/>
        <w:i w:val="0"/>
        <w:sz w:val="22"/>
      </w:rPr>
    </w:lvl>
    <w:lvl w:ilvl="6">
      <w:start w:val="1"/>
      <w:numFmt w:val="upperLetter"/>
      <w:suff w:val="space"/>
      <w:lvlText w:val="(%7)"/>
      <w:lvlJc w:val="left"/>
      <w:pPr>
        <w:ind w:left="3672" w:hanging="936"/>
      </w:pPr>
      <w:rPr>
        <w:rFonts w:ascii="Times New Roman Bold" w:hAnsi="Times New Roman Bold" w:hint="default"/>
        <w:b/>
        <w:i w:val="0"/>
        <w:sz w:val="22"/>
      </w:rPr>
    </w:lvl>
    <w:lvl w:ilvl="7">
      <w:start w:val="1"/>
      <w:numFmt w:val="decimal"/>
      <w:suff w:val="space"/>
      <w:lvlText w:val="(%8)"/>
      <w:lvlJc w:val="left"/>
      <w:pPr>
        <w:ind w:left="4032" w:hanging="936"/>
      </w:pPr>
      <w:rPr>
        <w:rFonts w:ascii="Times New Roman Bold" w:hAnsi="Times New Roman Bold" w:hint="default"/>
        <w:b/>
        <w:i w:val="0"/>
        <w:sz w:val="22"/>
      </w:rPr>
    </w:lvl>
    <w:lvl w:ilvl="8">
      <w:start w:val="1"/>
      <w:numFmt w:val="bullet"/>
      <w:suff w:val="space"/>
      <w:lvlText w:val=""/>
      <w:lvlJc w:val="left"/>
      <w:pPr>
        <w:ind w:left="4032" w:hanging="432"/>
      </w:pPr>
      <w:rPr>
        <w:rFonts w:ascii="Symbol" w:hAnsi="Symbol" w:hint="default"/>
        <w:b/>
        <w:i w:val="0"/>
        <w:color w:val="auto"/>
        <w:sz w:val="22"/>
      </w:rPr>
    </w:lvl>
  </w:abstractNum>
  <w:abstractNum w:abstractNumId="29" w15:restartNumberingAfterBreak="0">
    <w:nsid w:val="411F73E3"/>
    <w:multiLevelType w:val="multilevel"/>
    <w:tmpl w:val="97F65B0C"/>
    <w:lvl w:ilvl="0">
      <w:start w:val="1"/>
      <w:numFmt w:val="upperRoman"/>
      <w:lvlText w:val="%1."/>
      <w:lvlJc w:val="left"/>
      <w:pPr>
        <w:ind w:left="1080" w:hanging="720"/>
      </w:pPr>
      <w:rPr>
        <w:rFonts w:hint="default"/>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7C063B2"/>
    <w:multiLevelType w:val="multilevel"/>
    <w:tmpl w:val="D7A8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040E72"/>
    <w:multiLevelType w:val="multilevel"/>
    <w:tmpl w:val="9B6ADE40"/>
    <w:lvl w:ilvl="0">
      <w:start w:val="1"/>
      <w:numFmt w:val="decimal"/>
      <w:suff w:val="space"/>
      <w:lvlText w:val="%1."/>
      <w:lvlJc w:val="left"/>
      <w:pPr>
        <w:ind w:left="360" w:hanging="360"/>
      </w:pPr>
      <w:rPr>
        <w:rFonts w:ascii="Times New Roman Bold" w:hAnsi="Times New Roman Bold" w:hint="default"/>
        <w:b/>
        <w:i w:val="0"/>
        <w:sz w:val="22"/>
      </w:rPr>
    </w:lvl>
    <w:lvl w:ilvl="1">
      <w:start w:val="1"/>
      <w:numFmt w:val="decimal"/>
      <w:suff w:val="space"/>
      <w:lvlText w:val="%1.%2."/>
      <w:lvlJc w:val="left"/>
      <w:pPr>
        <w:ind w:left="576" w:hanging="432"/>
      </w:pPr>
      <w:rPr>
        <w:rFonts w:ascii="Times New Roman Bold" w:hAnsi="Times New Roman Bold" w:hint="default"/>
        <w:b/>
        <w:bCs w:val="0"/>
        <w:i w:val="0"/>
        <w:sz w:val="22"/>
      </w:rPr>
    </w:lvl>
    <w:lvl w:ilvl="2">
      <w:start w:val="1"/>
      <w:numFmt w:val="bullet"/>
      <w:lvlText w:val=""/>
      <w:lvlJc w:val="left"/>
      <w:pPr>
        <w:ind w:left="792" w:hanging="360"/>
      </w:pPr>
      <w:rPr>
        <w:rFonts w:ascii="Symbol" w:hAnsi="Symbol" w:hint="default"/>
      </w:rPr>
    </w:lvl>
    <w:lvl w:ilvl="3">
      <w:start w:val="1"/>
      <w:numFmt w:val="decimal"/>
      <w:suff w:val="space"/>
      <w:lvlText w:val="%1.%2.%3.%4."/>
      <w:lvlJc w:val="left"/>
      <w:pPr>
        <w:ind w:left="2376" w:hanging="1296"/>
      </w:pPr>
      <w:rPr>
        <w:rFonts w:ascii="Times New Roman Bold" w:hAnsi="Times New Roman Bold" w:hint="default"/>
        <w:b/>
        <w:i w:val="0"/>
        <w:sz w:val="22"/>
      </w:rPr>
    </w:lvl>
    <w:lvl w:ilvl="4">
      <w:start w:val="1"/>
      <w:numFmt w:val="lowerLetter"/>
      <w:suff w:val="space"/>
      <w:lvlText w:val="(%5)"/>
      <w:lvlJc w:val="left"/>
      <w:pPr>
        <w:ind w:left="2592" w:hanging="648"/>
      </w:pPr>
      <w:rPr>
        <w:rFonts w:ascii="Times New Roman Bold" w:hAnsi="Times New Roman Bold" w:hint="default"/>
        <w:b/>
        <w:i w:val="0"/>
        <w:sz w:val="22"/>
      </w:rPr>
    </w:lvl>
    <w:lvl w:ilvl="5">
      <w:start w:val="1"/>
      <w:numFmt w:val="lowerRoman"/>
      <w:suff w:val="space"/>
      <w:lvlText w:val="(%6)"/>
      <w:lvlJc w:val="left"/>
      <w:pPr>
        <w:ind w:left="2880" w:hanging="432"/>
      </w:pPr>
      <w:rPr>
        <w:rFonts w:ascii="Times New Roman Bold" w:hAnsi="Times New Roman Bold" w:hint="default"/>
        <w:b/>
        <w:i w:val="0"/>
        <w:sz w:val="22"/>
      </w:rPr>
    </w:lvl>
    <w:lvl w:ilvl="6">
      <w:start w:val="1"/>
      <w:numFmt w:val="upperLetter"/>
      <w:suff w:val="space"/>
      <w:lvlText w:val="(%7)"/>
      <w:lvlJc w:val="left"/>
      <w:pPr>
        <w:ind w:left="3672" w:hanging="936"/>
      </w:pPr>
      <w:rPr>
        <w:rFonts w:ascii="Times New Roman Bold" w:hAnsi="Times New Roman Bold" w:hint="default"/>
        <w:b/>
        <w:i w:val="0"/>
        <w:sz w:val="22"/>
      </w:rPr>
    </w:lvl>
    <w:lvl w:ilvl="7">
      <w:start w:val="1"/>
      <w:numFmt w:val="decimal"/>
      <w:suff w:val="space"/>
      <w:lvlText w:val="(%8)"/>
      <w:lvlJc w:val="left"/>
      <w:pPr>
        <w:ind w:left="4032" w:hanging="936"/>
      </w:pPr>
      <w:rPr>
        <w:rFonts w:ascii="Times New Roman Bold" w:hAnsi="Times New Roman Bold" w:hint="default"/>
        <w:b/>
        <w:i w:val="0"/>
        <w:sz w:val="22"/>
      </w:rPr>
    </w:lvl>
    <w:lvl w:ilvl="8">
      <w:start w:val="1"/>
      <w:numFmt w:val="bullet"/>
      <w:suff w:val="space"/>
      <w:lvlText w:val=""/>
      <w:lvlJc w:val="left"/>
      <w:pPr>
        <w:ind w:left="4032" w:hanging="432"/>
      </w:pPr>
      <w:rPr>
        <w:rFonts w:ascii="Symbol" w:hAnsi="Symbol" w:hint="default"/>
        <w:b/>
        <w:i w:val="0"/>
        <w:color w:val="auto"/>
        <w:sz w:val="22"/>
      </w:rPr>
    </w:lvl>
  </w:abstractNum>
  <w:abstractNum w:abstractNumId="32" w15:restartNumberingAfterBreak="0">
    <w:nsid w:val="4DD53592"/>
    <w:multiLevelType w:val="multilevel"/>
    <w:tmpl w:val="E2F4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532314"/>
    <w:multiLevelType w:val="hybridMultilevel"/>
    <w:tmpl w:val="84A67A8E"/>
    <w:lvl w:ilvl="0" w:tplc="6E90145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64257F6"/>
    <w:multiLevelType w:val="hybridMultilevel"/>
    <w:tmpl w:val="A96E61BC"/>
    <w:lvl w:ilvl="0" w:tplc="F774C56E">
      <w:start w:val="1"/>
      <w:numFmt w:val="decimal"/>
      <w:lvlText w:val="%1."/>
      <w:lvlJc w:val="left"/>
      <w:pPr>
        <w:ind w:left="720" w:hanging="360"/>
      </w:pPr>
      <w:rPr>
        <w:rFonts w:ascii="Garamond" w:eastAsiaTheme="minorHAnsi" w:hAnsi="Garamond"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00522"/>
    <w:multiLevelType w:val="hybridMultilevel"/>
    <w:tmpl w:val="F89627A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ABF07F5"/>
    <w:multiLevelType w:val="hybridMultilevel"/>
    <w:tmpl w:val="02C80C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B3A1C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BB164D1"/>
    <w:multiLevelType w:val="multilevel"/>
    <w:tmpl w:val="C936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C15670"/>
    <w:multiLevelType w:val="hybridMultilevel"/>
    <w:tmpl w:val="C332DA06"/>
    <w:lvl w:ilvl="0" w:tplc="EA58E794">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5D03795D"/>
    <w:multiLevelType w:val="multilevel"/>
    <w:tmpl w:val="4FA8625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6197265B"/>
    <w:multiLevelType w:val="hybridMultilevel"/>
    <w:tmpl w:val="50761B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6203AD"/>
    <w:multiLevelType w:val="multilevel"/>
    <w:tmpl w:val="B394C320"/>
    <w:lvl w:ilvl="0">
      <w:start w:val="1"/>
      <w:numFmt w:val="decimal"/>
      <w:suff w:val="space"/>
      <w:lvlText w:val="%1."/>
      <w:lvlJc w:val="left"/>
      <w:pPr>
        <w:ind w:left="360" w:hanging="360"/>
      </w:pPr>
      <w:rPr>
        <w:rFonts w:ascii="Times New Roman Bold" w:hAnsi="Times New Roman Bold" w:hint="default"/>
        <w:b/>
        <w:i w:val="0"/>
        <w:sz w:val="22"/>
      </w:rPr>
    </w:lvl>
    <w:lvl w:ilvl="1">
      <w:start w:val="1"/>
      <w:numFmt w:val="decimal"/>
      <w:suff w:val="space"/>
      <w:lvlText w:val="%1.%2."/>
      <w:lvlJc w:val="left"/>
      <w:pPr>
        <w:ind w:left="576" w:hanging="432"/>
      </w:pPr>
      <w:rPr>
        <w:rFonts w:ascii="Times New Roman Bold" w:hAnsi="Times New Roman Bold" w:hint="default"/>
        <w:b/>
        <w:bCs w:val="0"/>
        <w:i w:val="0"/>
        <w:sz w:val="22"/>
      </w:rPr>
    </w:lvl>
    <w:lvl w:ilvl="2">
      <w:start w:val="1"/>
      <w:numFmt w:val="decimal"/>
      <w:suff w:val="space"/>
      <w:lvlText w:val="%1.%2.%3."/>
      <w:lvlJc w:val="left"/>
      <w:pPr>
        <w:ind w:left="1476" w:hanging="936"/>
      </w:pPr>
      <w:rPr>
        <w:rFonts w:ascii="Times New Roman Bold" w:hAnsi="Times New Roman Bold" w:hint="default"/>
        <w:b/>
        <w:bCs w:val="0"/>
        <w:i w:val="0"/>
        <w:iCs w:val="0"/>
        <w:sz w:val="22"/>
      </w:rPr>
    </w:lvl>
    <w:lvl w:ilvl="3">
      <w:start w:val="1"/>
      <w:numFmt w:val="decimal"/>
      <w:suff w:val="space"/>
      <w:lvlText w:val="%1.%2.%3.%4."/>
      <w:lvlJc w:val="left"/>
      <w:pPr>
        <w:ind w:left="6786" w:hanging="1296"/>
      </w:pPr>
      <w:rPr>
        <w:rFonts w:ascii="Times New Roman Bold" w:hAnsi="Times New Roman Bold" w:hint="default"/>
        <w:b/>
        <w:i w:val="0"/>
        <w:sz w:val="22"/>
      </w:rPr>
    </w:lvl>
    <w:lvl w:ilvl="4">
      <w:start w:val="1"/>
      <w:numFmt w:val="lowerLetter"/>
      <w:suff w:val="space"/>
      <w:lvlText w:val="(%5)"/>
      <w:lvlJc w:val="left"/>
      <w:pPr>
        <w:ind w:left="2592" w:hanging="648"/>
      </w:pPr>
      <w:rPr>
        <w:rFonts w:ascii="Times New Roman Bold" w:hAnsi="Times New Roman Bold" w:hint="default"/>
        <w:b/>
        <w:i w:val="0"/>
        <w:sz w:val="22"/>
      </w:rPr>
    </w:lvl>
    <w:lvl w:ilvl="5">
      <w:start w:val="1"/>
      <w:numFmt w:val="lowerRoman"/>
      <w:suff w:val="space"/>
      <w:lvlText w:val="(%6)"/>
      <w:lvlJc w:val="left"/>
      <w:pPr>
        <w:ind w:left="2880" w:hanging="432"/>
      </w:pPr>
      <w:rPr>
        <w:rFonts w:ascii="Times New Roman Bold" w:hAnsi="Times New Roman Bold" w:hint="default"/>
        <w:b/>
        <w:i w:val="0"/>
        <w:sz w:val="22"/>
      </w:rPr>
    </w:lvl>
    <w:lvl w:ilvl="6">
      <w:start w:val="1"/>
      <w:numFmt w:val="upperLetter"/>
      <w:suff w:val="space"/>
      <w:lvlText w:val="(%7)"/>
      <w:lvlJc w:val="left"/>
      <w:pPr>
        <w:ind w:left="3672" w:hanging="936"/>
      </w:pPr>
      <w:rPr>
        <w:rFonts w:ascii="Times New Roman Bold" w:hAnsi="Times New Roman Bold" w:hint="default"/>
        <w:b/>
        <w:i w:val="0"/>
        <w:sz w:val="22"/>
      </w:rPr>
    </w:lvl>
    <w:lvl w:ilvl="7">
      <w:start w:val="1"/>
      <w:numFmt w:val="decimal"/>
      <w:suff w:val="space"/>
      <w:lvlText w:val="(%8)"/>
      <w:lvlJc w:val="left"/>
      <w:pPr>
        <w:ind w:left="4032" w:hanging="936"/>
      </w:pPr>
      <w:rPr>
        <w:rFonts w:ascii="Times New Roman Bold" w:hAnsi="Times New Roman Bold" w:hint="default"/>
        <w:b/>
        <w:i w:val="0"/>
        <w:sz w:val="22"/>
      </w:rPr>
    </w:lvl>
    <w:lvl w:ilvl="8">
      <w:start w:val="1"/>
      <w:numFmt w:val="bullet"/>
      <w:suff w:val="space"/>
      <w:lvlText w:val=""/>
      <w:lvlJc w:val="left"/>
      <w:pPr>
        <w:ind w:left="4032" w:hanging="432"/>
      </w:pPr>
      <w:rPr>
        <w:rFonts w:ascii="Symbol" w:hAnsi="Symbol" w:hint="default"/>
        <w:b/>
        <w:i w:val="0"/>
        <w:color w:val="auto"/>
        <w:sz w:val="22"/>
      </w:rPr>
    </w:lvl>
  </w:abstractNum>
  <w:abstractNum w:abstractNumId="43" w15:restartNumberingAfterBreak="0">
    <w:nsid w:val="684E5794"/>
    <w:multiLevelType w:val="multilevel"/>
    <w:tmpl w:val="B394C320"/>
    <w:lvl w:ilvl="0">
      <w:start w:val="1"/>
      <w:numFmt w:val="decimal"/>
      <w:suff w:val="space"/>
      <w:lvlText w:val="%1."/>
      <w:lvlJc w:val="left"/>
      <w:pPr>
        <w:ind w:left="360" w:hanging="360"/>
      </w:pPr>
      <w:rPr>
        <w:rFonts w:ascii="Times New Roman Bold" w:hAnsi="Times New Roman Bold" w:hint="default"/>
        <w:b/>
        <w:i w:val="0"/>
        <w:sz w:val="22"/>
      </w:rPr>
    </w:lvl>
    <w:lvl w:ilvl="1">
      <w:start w:val="1"/>
      <w:numFmt w:val="decimal"/>
      <w:suff w:val="space"/>
      <w:lvlText w:val="%1.%2."/>
      <w:lvlJc w:val="left"/>
      <w:pPr>
        <w:ind w:left="576" w:hanging="432"/>
      </w:pPr>
      <w:rPr>
        <w:rFonts w:ascii="Times New Roman Bold" w:hAnsi="Times New Roman Bold" w:hint="default"/>
        <w:b/>
        <w:bCs w:val="0"/>
        <w:i w:val="0"/>
        <w:sz w:val="22"/>
      </w:rPr>
    </w:lvl>
    <w:lvl w:ilvl="2">
      <w:start w:val="1"/>
      <w:numFmt w:val="decimal"/>
      <w:suff w:val="space"/>
      <w:lvlText w:val="%1.%2.%3."/>
      <w:lvlJc w:val="left"/>
      <w:pPr>
        <w:ind w:left="1476" w:hanging="936"/>
      </w:pPr>
      <w:rPr>
        <w:rFonts w:ascii="Times New Roman Bold" w:hAnsi="Times New Roman Bold" w:hint="default"/>
        <w:b/>
        <w:bCs w:val="0"/>
        <w:i w:val="0"/>
        <w:iCs w:val="0"/>
        <w:sz w:val="22"/>
      </w:rPr>
    </w:lvl>
    <w:lvl w:ilvl="3">
      <w:start w:val="1"/>
      <w:numFmt w:val="decimal"/>
      <w:suff w:val="space"/>
      <w:lvlText w:val="%1.%2.%3.%4."/>
      <w:lvlJc w:val="left"/>
      <w:pPr>
        <w:ind w:left="6786" w:hanging="1296"/>
      </w:pPr>
      <w:rPr>
        <w:rFonts w:ascii="Times New Roman Bold" w:hAnsi="Times New Roman Bold" w:hint="default"/>
        <w:b/>
        <w:i w:val="0"/>
        <w:sz w:val="22"/>
      </w:rPr>
    </w:lvl>
    <w:lvl w:ilvl="4">
      <w:start w:val="1"/>
      <w:numFmt w:val="lowerLetter"/>
      <w:suff w:val="space"/>
      <w:lvlText w:val="(%5)"/>
      <w:lvlJc w:val="left"/>
      <w:pPr>
        <w:ind w:left="2592" w:hanging="648"/>
      </w:pPr>
      <w:rPr>
        <w:rFonts w:ascii="Times New Roman Bold" w:hAnsi="Times New Roman Bold" w:hint="default"/>
        <w:b/>
        <w:i w:val="0"/>
        <w:sz w:val="22"/>
      </w:rPr>
    </w:lvl>
    <w:lvl w:ilvl="5">
      <w:start w:val="1"/>
      <w:numFmt w:val="lowerRoman"/>
      <w:suff w:val="space"/>
      <w:lvlText w:val="(%6)"/>
      <w:lvlJc w:val="left"/>
      <w:pPr>
        <w:ind w:left="2880" w:hanging="432"/>
      </w:pPr>
      <w:rPr>
        <w:rFonts w:ascii="Times New Roman Bold" w:hAnsi="Times New Roman Bold" w:hint="default"/>
        <w:b/>
        <w:i w:val="0"/>
        <w:sz w:val="22"/>
      </w:rPr>
    </w:lvl>
    <w:lvl w:ilvl="6">
      <w:start w:val="1"/>
      <w:numFmt w:val="upperLetter"/>
      <w:suff w:val="space"/>
      <w:lvlText w:val="(%7)"/>
      <w:lvlJc w:val="left"/>
      <w:pPr>
        <w:ind w:left="3672" w:hanging="936"/>
      </w:pPr>
      <w:rPr>
        <w:rFonts w:ascii="Times New Roman Bold" w:hAnsi="Times New Roman Bold" w:hint="default"/>
        <w:b/>
        <w:i w:val="0"/>
        <w:sz w:val="22"/>
      </w:rPr>
    </w:lvl>
    <w:lvl w:ilvl="7">
      <w:start w:val="1"/>
      <w:numFmt w:val="decimal"/>
      <w:suff w:val="space"/>
      <w:lvlText w:val="(%8)"/>
      <w:lvlJc w:val="left"/>
      <w:pPr>
        <w:ind w:left="4032" w:hanging="936"/>
      </w:pPr>
      <w:rPr>
        <w:rFonts w:ascii="Times New Roman Bold" w:hAnsi="Times New Roman Bold" w:hint="default"/>
        <w:b/>
        <w:i w:val="0"/>
        <w:sz w:val="22"/>
      </w:rPr>
    </w:lvl>
    <w:lvl w:ilvl="8">
      <w:start w:val="1"/>
      <w:numFmt w:val="bullet"/>
      <w:suff w:val="space"/>
      <w:lvlText w:val=""/>
      <w:lvlJc w:val="left"/>
      <w:pPr>
        <w:ind w:left="4032" w:hanging="432"/>
      </w:pPr>
      <w:rPr>
        <w:rFonts w:ascii="Symbol" w:hAnsi="Symbol" w:hint="default"/>
        <w:b/>
        <w:i w:val="0"/>
        <w:color w:val="auto"/>
        <w:sz w:val="22"/>
      </w:rPr>
    </w:lvl>
  </w:abstractNum>
  <w:abstractNum w:abstractNumId="44" w15:restartNumberingAfterBreak="0">
    <w:nsid w:val="685A1F0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7F1837"/>
    <w:multiLevelType w:val="multilevel"/>
    <w:tmpl w:val="6194BE7A"/>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68C35135"/>
    <w:multiLevelType w:val="multilevel"/>
    <w:tmpl w:val="338A9E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6CA7187F"/>
    <w:multiLevelType w:val="hybridMultilevel"/>
    <w:tmpl w:val="0004DB72"/>
    <w:lvl w:ilvl="0" w:tplc="1CC29D72">
      <w:start w:val="1"/>
      <w:numFmt w:val="decimal"/>
      <w:lvlText w:val="%1."/>
      <w:lvlJc w:val="left"/>
      <w:pPr>
        <w:ind w:left="890" w:hanging="248"/>
      </w:pPr>
      <w:rPr>
        <w:rFonts w:ascii="Segoe UI" w:eastAsia="Segoe UI" w:hAnsi="Segoe UI" w:cs="Segoe UI" w:hint="default"/>
        <w:b w:val="0"/>
        <w:bCs w:val="0"/>
        <w:i w:val="0"/>
        <w:iCs w:val="0"/>
        <w:spacing w:val="0"/>
        <w:w w:val="100"/>
        <w:sz w:val="24"/>
        <w:szCs w:val="24"/>
        <w:lang w:val="en-US" w:eastAsia="en-US" w:bidi="ar-SA"/>
      </w:rPr>
    </w:lvl>
    <w:lvl w:ilvl="1" w:tplc="CA245FC8">
      <w:numFmt w:val="bullet"/>
      <w:lvlText w:val="•"/>
      <w:lvlJc w:val="left"/>
      <w:pPr>
        <w:ind w:left="1828" w:hanging="248"/>
      </w:pPr>
      <w:rPr>
        <w:rFonts w:hint="default"/>
        <w:lang w:val="en-US" w:eastAsia="en-US" w:bidi="ar-SA"/>
      </w:rPr>
    </w:lvl>
    <w:lvl w:ilvl="2" w:tplc="D312CF0C">
      <w:numFmt w:val="bullet"/>
      <w:lvlText w:val="•"/>
      <w:lvlJc w:val="left"/>
      <w:pPr>
        <w:ind w:left="2756" w:hanging="248"/>
      </w:pPr>
      <w:rPr>
        <w:rFonts w:hint="default"/>
        <w:lang w:val="en-US" w:eastAsia="en-US" w:bidi="ar-SA"/>
      </w:rPr>
    </w:lvl>
    <w:lvl w:ilvl="3" w:tplc="7BD65E8A">
      <w:numFmt w:val="bullet"/>
      <w:lvlText w:val="•"/>
      <w:lvlJc w:val="left"/>
      <w:pPr>
        <w:ind w:left="3684" w:hanging="248"/>
      </w:pPr>
      <w:rPr>
        <w:rFonts w:hint="default"/>
        <w:lang w:val="en-US" w:eastAsia="en-US" w:bidi="ar-SA"/>
      </w:rPr>
    </w:lvl>
    <w:lvl w:ilvl="4" w:tplc="3B489F18">
      <w:numFmt w:val="bullet"/>
      <w:lvlText w:val="•"/>
      <w:lvlJc w:val="left"/>
      <w:pPr>
        <w:ind w:left="4612" w:hanging="248"/>
      </w:pPr>
      <w:rPr>
        <w:rFonts w:hint="default"/>
        <w:lang w:val="en-US" w:eastAsia="en-US" w:bidi="ar-SA"/>
      </w:rPr>
    </w:lvl>
    <w:lvl w:ilvl="5" w:tplc="0D92FB12">
      <w:numFmt w:val="bullet"/>
      <w:lvlText w:val="•"/>
      <w:lvlJc w:val="left"/>
      <w:pPr>
        <w:ind w:left="5540" w:hanging="248"/>
      </w:pPr>
      <w:rPr>
        <w:rFonts w:hint="default"/>
        <w:lang w:val="en-US" w:eastAsia="en-US" w:bidi="ar-SA"/>
      </w:rPr>
    </w:lvl>
    <w:lvl w:ilvl="6" w:tplc="8B30536A">
      <w:numFmt w:val="bullet"/>
      <w:lvlText w:val="•"/>
      <w:lvlJc w:val="left"/>
      <w:pPr>
        <w:ind w:left="6468" w:hanging="248"/>
      </w:pPr>
      <w:rPr>
        <w:rFonts w:hint="default"/>
        <w:lang w:val="en-US" w:eastAsia="en-US" w:bidi="ar-SA"/>
      </w:rPr>
    </w:lvl>
    <w:lvl w:ilvl="7" w:tplc="918881D2">
      <w:numFmt w:val="bullet"/>
      <w:lvlText w:val="•"/>
      <w:lvlJc w:val="left"/>
      <w:pPr>
        <w:ind w:left="7396" w:hanging="248"/>
      </w:pPr>
      <w:rPr>
        <w:rFonts w:hint="default"/>
        <w:lang w:val="en-US" w:eastAsia="en-US" w:bidi="ar-SA"/>
      </w:rPr>
    </w:lvl>
    <w:lvl w:ilvl="8" w:tplc="B73E5CAC">
      <w:numFmt w:val="bullet"/>
      <w:lvlText w:val="•"/>
      <w:lvlJc w:val="left"/>
      <w:pPr>
        <w:ind w:left="8324" w:hanging="248"/>
      </w:pPr>
      <w:rPr>
        <w:rFonts w:hint="default"/>
        <w:lang w:val="en-US" w:eastAsia="en-US" w:bidi="ar-SA"/>
      </w:rPr>
    </w:lvl>
  </w:abstractNum>
  <w:abstractNum w:abstractNumId="48" w15:restartNumberingAfterBreak="0">
    <w:nsid w:val="703A2B4A"/>
    <w:multiLevelType w:val="hybridMultilevel"/>
    <w:tmpl w:val="DC0C4262"/>
    <w:lvl w:ilvl="0" w:tplc="A0381D2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755867"/>
    <w:multiLevelType w:val="multilevel"/>
    <w:tmpl w:val="559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DA722C"/>
    <w:multiLevelType w:val="multilevel"/>
    <w:tmpl w:val="97F65B0C"/>
    <w:lvl w:ilvl="0">
      <w:start w:val="1"/>
      <w:numFmt w:val="upperRoman"/>
      <w:lvlText w:val="%1."/>
      <w:lvlJc w:val="left"/>
      <w:pPr>
        <w:ind w:left="1080" w:hanging="720"/>
      </w:pPr>
      <w:rPr>
        <w:rFonts w:hint="default"/>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76270E5E"/>
    <w:multiLevelType w:val="hybridMultilevel"/>
    <w:tmpl w:val="9DA8C576"/>
    <w:lvl w:ilvl="0" w:tplc="D4AA2CDA">
      <w:numFmt w:val="bullet"/>
      <w:lvlText w:val="o"/>
      <w:lvlJc w:val="left"/>
      <w:pPr>
        <w:ind w:left="1186" w:hanging="290"/>
      </w:pPr>
      <w:rPr>
        <w:rFonts w:ascii="Arial" w:eastAsia="Arial" w:hAnsi="Arial" w:cs="Arial" w:hint="default"/>
        <w:b w:val="0"/>
        <w:bCs w:val="0"/>
        <w:i w:val="0"/>
        <w:iCs w:val="0"/>
        <w:color w:val="1C1623"/>
        <w:spacing w:val="0"/>
        <w:w w:val="95"/>
        <w:sz w:val="19"/>
        <w:szCs w:val="19"/>
        <w:lang w:val="en-US" w:eastAsia="en-US" w:bidi="ar-SA"/>
      </w:rPr>
    </w:lvl>
    <w:lvl w:ilvl="1" w:tplc="F84882FE">
      <w:numFmt w:val="bullet"/>
      <w:lvlText w:val="•"/>
      <w:lvlJc w:val="left"/>
      <w:pPr>
        <w:ind w:left="2080" w:hanging="290"/>
      </w:pPr>
      <w:rPr>
        <w:rFonts w:hint="default"/>
        <w:lang w:val="en-US" w:eastAsia="en-US" w:bidi="ar-SA"/>
      </w:rPr>
    </w:lvl>
    <w:lvl w:ilvl="2" w:tplc="B03C9FB2">
      <w:numFmt w:val="bullet"/>
      <w:lvlText w:val="•"/>
      <w:lvlJc w:val="left"/>
      <w:pPr>
        <w:ind w:left="2980" w:hanging="290"/>
      </w:pPr>
      <w:rPr>
        <w:rFonts w:hint="default"/>
        <w:lang w:val="en-US" w:eastAsia="en-US" w:bidi="ar-SA"/>
      </w:rPr>
    </w:lvl>
    <w:lvl w:ilvl="3" w:tplc="E95278FE">
      <w:numFmt w:val="bullet"/>
      <w:lvlText w:val="•"/>
      <w:lvlJc w:val="left"/>
      <w:pPr>
        <w:ind w:left="3880" w:hanging="290"/>
      </w:pPr>
      <w:rPr>
        <w:rFonts w:hint="default"/>
        <w:lang w:val="en-US" w:eastAsia="en-US" w:bidi="ar-SA"/>
      </w:rPr>
    </w:lvl>
    <w:lvl w:ilvl="4" w:tplc="414A30CE">
      <w:numFmt w:val="bullet"/>
      <w:lvlText w:val="•"/>
      <w:lvlJc w:val="left"/>
      <w:pPr>
        <w:ind w:left="4780" w:hanging="290"/>
      </w:pPr>
      <w:rPr>
        <w:rFonts w:hint="default"/>
        <w:lang w:val="en-US" w:eastAsia="en-US" w:bidi="ar-SA"/>
      </w:rPr>
    </w:lvl>
    <w:lvl w:ilvl="5" w:tplc="93BE5036">
      <w:numFmt w:val="bullet"/>
      <w:lvlText w:val="•"/>
      <w:lvlJc w:val="left"/>
      <w:pPr>
        <w:ind w:left="5680" w:hanging="290"/>
      </w:pPr>
      <w:rPr>
        <w:rFonts w:hint="default"/>
        <w:lang w:val="en-US" w:eastAsia="en-US" w:bidi="ar-SA"/>
      </w:rPr>
    </w:lvl>
    <w:lvl w:ilvl="6" w:tplc="C11003EE">
      <w:numFmt w:val="bullet"/>
      <w:lvlText w:val="•"/>
      <w:lvlJc w:val="left"/>
      <w:pPr>
        <w:ind w:left="6580" w:hanging="290"/>
      </w:pPr>
      <w:rPr>
        <w:rFonts w:hint="default"/>
        <w:lang w:val="en-US" w:eastAsia="en-US" w:bidi="ar-SA"/>
      </w:rPr>
    </w:lvl>
    <w:lvl w:ilvl="7" w:tplc="2AE035B4">
      <w:numFmt w:val="bullet"/>
      <w:lvlText w:val="•"/>
      <w:lvlJc w:val="left"/>
      <w:pPr>
        <w:ind w:left="7480" w:hanging="290"/>
      </w:pPr>
      <w:rPr>
        <w:rFonts w:hint="default"/>
        <w:lang w:val="en-US" w:eastAsia="en-US" w:bidi="ar-SA"/>
      </w:rPr>
    </w:lvl>
    <w:lvl w:ilvl="8" w:tplc="9934D38A">
      <w:numFmt w:val="bullet"/>
      <w:lvlText w:val="•"/>
      <w:lvlJc w:val="left"/>
      <w:pPr>
        <w:ind w:left="8380" w:hanging="290"/>
      </w:pPr>
      <w:rPr>
        <w:rFonts w:hint="default"/>
        <w:lang w:val="en-US" w:eastAsia="en-US" w:bidi="ar-SA"/>
      </w:rPr>
    </w:lvl>
  </w:abstractNum>
  <w:abstractNum w:abstractNumId="52" w15:restartNumberingAfterBreak="0">
    <w:nsid w:val="77DD3892"/>
    <w:multiLevelType w:val="hybridMultilevel"/>
    <w:tmpl w:val="10EC68EE"/>
    <w:lvl w:ilvl="0" w:tplc="4662A0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7B5EC3"/>
    <w:multiLevelType w:val="multilevel"/>
    <w:tmpl w:val="67B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BC7405"/>
    <w:multiLevelType w:val="multilevel"/>
    <w:tmpl w:val="5E14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711D9D"/>
    <w:multiLevelType w:val="multilevel"/>
    <w:tmpl w:val="C10450A0"/>
    <w:lvl w:ilvl="0">
      <w:start w:val="1"/>
      <w:numFmt w:val="upperRoman"/>
      <w:lvlText w:val="%1."/>
      <w:lvlJc w:val="left"/>
      <w:pPr>
        <w:ind w:left="1080" w:hanging="720"/>
      </w:pPr>
      <w:rPr>
        <w:rFonts w:hint="default"/>
      </w:rPr>
    </w:lvl>
    <w:lvl w:ilvl="1">
      <w:start w:val="1"/>
      <w:numFmt w:val="upperLetter"/>
      <w:lvlText w:val="%2."/>
      <w:lvlJc w:val="left"/>
      <w:pPr>
        <w:ind w:left="1440" w:hanging="360"/>
      </w:pPr>
      <w:rPr>
        <w:rFonts w:hint="default"/>
        <w:b w:val="0"/>
        <w:bCs w:val="0"/>
      </w:rPr>
    </w:lvl>
    <w:lvl w:ilvl="2">
      <w:start w:val="1"/>
      <w:numFmt w:val="decimal"/>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15:restartNumberingAfterBreak="0">
    <w:nsid w:val="7BDE4E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C993BDA"/>
    <w:multiLevelType w:val="multilevel"/>
    <w:tmpl w:val="D766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D64700"/>
    <w:multiLevelType w:val="hybridMultilevel"/>
    <w:tmpl w:val="40E0374A"/>
    <w:lvl w:ilvl="0" w:tplc="74E26908">
      <w:start w:val="1"/>
      <w:numFmt w:val="decimal"/>
      <w:lvlText w:val="%1."/>
      <w:lvlJc w:val="left"/>
      <w:pPr>
        <w:ind w:left="889" w:hanging="251"/>
      </w:pPr>
      <w:rPr>
        <w:rFonts w:ascii="Arial" w:eastAsia="Arial" w:hAnsi="Arial" w:cs="Arial" w:hint="default"/>
        <w:b w:val="0"/>
        <w:bCs w:val="0"/>
        <w:i w:val="0"/>
        <w:iCs w:val="0"/>
        <w:color w:val="1C1623"/>
        <w:spacing w:val="-1"/>
        <w:w w:val="107"/>
        <w:sz w:val="23"/>
        <w:szCs w:val="23"/>
        <w:lang w:val="en-US" w:eastAsia="en-US" w:bidi="ar-SA"/>
      </w:rPr>
    </w:lvl>
    <w:lvl w:ilvl="1" w:tplc="B2028970">
      <w:numFmt w:val="bullet"/>
      <w:lvlText w:val="o"/>
      <w:lvlJc w:val="left"/>
      <w:pPr>
        <w:ind w:left="1190" w:hanging="282"/>
      </w:pPr>
      <w:rPr>
        <w:rFonts w:ascii="Arial" w:eastAsia="Arial" w:hAnsi="Arial" w:cs="Arial" w:hint="default"/>
        <w:b w:val="0"/>
        <w:bCs w:val="0"/>
        <w:i w:val="0"/>
        <w:iCs w:val="0"/>
        <w:color w:val="1C1623"/>
        <w:spacing w:val="0"/>
        <w:w w:val="99"/>
        <w:sz w:val="19"/>
        <w:szCs w:val="19"/>
        <w:lang w:val="en-US" w:eastAsia="en-US" w:bidi="ar-SA"/>
      </w:rPr>
    </w:lvl>
    <w:lvl w:ilvl="2" w:tplc="1B7CB26E">
      <w:numFmt w:val="bullet"/>
      <w:lvlText w:val="•"/>
      <w:lvlJc w:val="left"/>
      <w:pPr>
        <w:ind w:left="2197" w:hanging="282"/>
      </w:pPr>
      <w:rPr>
        <w:rFonts w:hint="default"/>
        <w:lang w:val="en-US" w:eastAsia="en-US" w:bidi="ar-SA"/>
      </w:rPr>
    </w:lvl>
    <w:lvl w:ilvl="3" w:tplc="D09A24AC">
      <w:numFmt w:val="bullet"/>
      <w:lvlText w:val="•"/>
      <w:lvlJc w:val="left"/>
      <w:pPr>
        <w:ind w:left="3195" w:hanging="282"/>
      </w:pPr>
      <w:rPr>
        <w:rFonts w:hint="default"/>
        <w:lang w:val="en-US" w:eastAsia="en-US" w:bidi="ar-SA"/>
      </w:rPr>
    </w:lvl>
    <w:lvl w:ilvl="4" w:tplc="4B0A2BA2">
      <w:numFmt w:val="bullet"/>
      <w:lvlText w:val="•"/>
      <w:lvlJc w:val="left"/>
      <w:pPr>
        <w:ind w:left="4193" w:hanging="282"/>
      </w:pPr>
      <w:rPr>
        <w:rFonts w:hint="default"/>
        <w:lang w:val="en-US" w:eastAsia="en-US" w:bidi="ar-SA"/>
      </w:rPr>
    </w:lvl>
    <w:lvl w:ilvl="5" w:tplc="5406D2B6">
      <w:numFmt w:val="bullet"/>
      <w:lvlText w:val="•"/>
      <w:lvlJc w:val="left"/>
      <w:pPr>
        <w:ind w:left="5191" w:hanging="282"/>
      </w:pPr>
      <w:rPr>
        <w:rFonts w:hint="default"/>
        <w:lang w:val="en-US" w:eastAsia="en-US" w:bidi="ar-SA"/>
      </w:rPr>
    </w:lvl>
    <w:lvl w:ilvl="6" w:tplc="13B42574">
      <w:numFmt w:val="bullet"/>
      <w:lvlText w:val="•"/>
      <w:lvlJc w:val="left"/>
      <w:pPr>
        <w:ind w:left="6188" w:hanging="282"/>
      </w:pPr>
      <w:rPr>
        <w:rFonts w:hint="default"/>
        <w:lang w:val="en-US" w:eastAsia="en-US" w:bidi="ar-SA"/>
      </w:rPr>
    </w:lvl>
    <w:lvl w:ilvl="7" w:tplc="37A2AAD4">
      <w:numFmt w:val="bullet"/>
      <w:lvlText w:val="•"/>
      <w:lvlJc w:val="left"/>
      <w:pPr>
        <w:ind w:left="7186" w:hanging="282"/>
      </w:pPr>
      <w:rPr>
        <w:rFonts w:hint="default"/>
        <w:lang w:val="en-US" w:eastAsia="en-US" w:bidi="ar-SA"/>
      </w:rPr>
    </w:lvl>
    <w:lvl w:ilvl="8" w:tplc="0A769F3E">
      <w:numFmt w:val="bullet"/>
      <w:lvlText w:val="•"/>
      <w:lvlJc w:val="left"/>
      <w:pPr>
        <w:ind w:left="8184" w:hanging="282"/>
      </w:pPr>
      <w:rPr>
        <w:rFonts w:hint="default"/>
        <w:lang w:val="en-US" w:eastAsia="en-US" w:bidi="ar-SA"/>
      </w:rPr>
    </w:lvl>
  </w:abstractNum>
  <w:abstractNum w:abstractNumId="59" w15:restartNumberingAfterBreak="0">
    <w:nsid w:val="7E572D19"/>
    <w:multiLevelType w:val="multilevel"/>
    <w:tmpl w:val="20F6E632"/>
    <w:lvl w:ilvl="0">
      <w:start w:val="1"/>
      <w:numFmt w:val="upperRoman"/>
      <w:lvlText w:val="%1."/>
      <w:lvlJc w:val="left"/>
      <w:pPr>
        <w:ind w:left="1080" w:hanging="720"/>
      </w:pPr>
      <w:rPr>
        <w:rFonts w:hint="default"/>
      </w:rPr>
    </w:lvl>
    <w:lvl w:ilvl="1">
      <w:start w:val="1"/>
      <w:numFmt w:val="upperLetter"/>
      <w:lvlText w:val="%2."/>
      <w:lvlJc w:val="left"/>
      <w:pPr>
        <w:ind w:left="1440" w:hanging="360"/>
      </w:pPr>
      <w:rPr>
        <w:rFonts w:hint="default"/>
      </w:rPr>
    </w:lvl>
    <w:lvl w:ilvl="2">
      <w:start w:val="1"/>
      <w:numFmt w:val="bullet"/>
      <w:lvlText w:val=""/>
      <w:lvlJc w:val="left"/>
      <w:pPr>
        <w:ind w:left="2340" w:hanging="360"/>
      </w:pPr>
      <w:rPr>
        <w:rFonts w:ascii="Symbol" w:hAnsi="Symbol"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394892715">
    <w:abstractNumId w:val="10"/>
  </w:num>
  <w:num w:numId="2" w16cid:durableId="673992056">
    <w:abstractNumId w:val="43"/>
  </w:num>
  <w:num w:numId="3" w16cid:durableId="2105496388">
    <w:abstractNumId w:val="41"/>
  </w:num>
  <w:num w:numId="4" w16cid:durableId="80833675">
    <w:abstractNumId w:val="34"/>
  </w:num>
  <w:num w:numId="5" w16cid:durableId="800460588">
    <w:abstractNumId w:val="29"/>
  </w:num>
  <w:num w:numId="6" w16cid:durableId="577788905">
    <w:abstractNumId w:val="33"/>
  </w:num>
  <w:num w:numId="7" w16cid:durableId="2099713762">
    <w:abstractNumId w:val="44"/>
  </w:num>
  <w:num w:numId="8" w16cid:durableId="1331836825">
    <w:abstractNumId w:val="50"/>
  </w:num>
  <w:num w:numId="9" w16cid:durableId="2071027921">
    <w:abstractNumId w:val="20"/>
  </w:num>
  <w:num w:numId="10" w16cid:durableId="881984647">
    <w:abstractNumId w:val="13"/>
  </w:num>
  <w:num w:numId="11" w16cid:durableId="743382164">
    <w:abstractNumId w:val="14"/>
  </w:num>
  <w:num w:numId="12" w16cid:durableId="1918710172">
    <w:abstractNumId w:val="56"/>
  </w:num>
  <w:num w:numId="13" w16cid:durableId="165176886">
    <w:abstractNumId w:val="39"/>
  </w:num>
  <w:num w:numId="14" w16cid:durableId="1595162406">
    <w:abstractNumId w:val="25"/>
  </w:num>
  <w:num w:numId="15" w16cid:durableId="863639726">
    <w:abstractNumId w:val="37"/>
  </w:num>
  <w:num w:numId="16" w16cid:durableId="176582290">
    <w:abstractNumId w:val="52"/>
  </w:num>
  <w:num w:numId="17" w16cid:durableId="1663656092">
    <w:abstractNumId w:val="24"/>
  </w:num>
  <w:num w:numId="18" w16cid:durableId="1643391242">
    <w:abstractNumId w:val="59"/>
  </w:num>
  <w:num w:numId="19" w16cid:durableId="1620186406">
    <w:abstractNumId w:val="4"/>
  </w:num>
  <w:num w:numId="20" w16cid:durableId="796753074">
    <w:abstractNumId w:val="18"/>
  </w:num>
  <w:num w:numId="21" w16cid:durableId="1614164752">
    <w:abstractNumId w:val="7"/>
  </w:num>
  <w:num w:numId="22" w16cid:durableId="233517387">
    <w:abstractNumId w:val="48"/>
  </w:num>
  <w:num w:numId="23" w16cid:durableId="1788545409">
    <w:abstractNumId w:val="12"/>
  </w:num>
  <w:num w:numId="24" w16cid:durableId="1049038864">
    <w:abstractNumId w:val="1"/>
  </w:num>
  <w:num w:numId="25" w16cid:durableId="987200669">
    <w:abstractNumId w:val="55"/>
  </w:num>
  <w:num w:numId="26" w16cid:durableId="1228809095">
    <w:abstractNumId w:val="40"/>
  </w:num>
  <w:num w:numId="27" w16cid:durableId="1741362255">
    <w:abstractNumId w:val="45"/>
  </w:num>
  <w:num w:numId="28" w16cid:durableId="1424644796">
    <w:abstractNumId w:val="31"/>
  </w:num>
  <w:num w:numId="29" w16cid:durableId="1695501076">
    <w:abstractNumId w:val="35"/>
  </w:num>
  <w:num w:numId="30" w16cid:durableId="1717662343">
    <w:abstractNumId w:val="26"/>
  </w:num>
  <w:num w:numId="31" w16cid:durableId="1170022362">
    <w:abstractNumId w:val="15"/>
  </w:num>
  <w:num w:numId="32" w16cid:durableId="2116628007">
    <w:abstractNumId w:val="8"/>
  </w:num>
  <w:num w:numId="33" w16cid:durableId="293604352">
    <w:abstractNumId w:val="58"/>
  </w:num>
  <w:num w:numId="34" w16cid:durableId="1294099768">
    <w:abstractNumId w:val="2"/>
  </w:num>
  <w:num w:numId="35" w16cid:durableId="313610571">
    <w:abstractNumId w:val="51"/>
  </w:num>
  <w:num w:numId="36" w16cid:durableId="278412416">
    <w:abstractNumId w:val="47"/>
  </w:num>
  <w:num w:numId="37" w16cid:durableId="1162938594">
    <w:abstractNumId w:val="23"/>
  </w:num>
  <w:num w:numId="38" w16cid:durableId="1773091090">
    <w:abstractNumId w:val="9"/>
  </w:num>
  <w:num w:numId="39" w16cid:durableId="1167209433">
    <w:abstractNumId w:val="42"/>
  </w:num>
  <w:num w:numId="40" w16cid:durableId="1672020853">
    <w:abstractNumId w:val="36"/>
  </w:num>
  <w:num w:numId="41" w16cid:durableId="887763033">
    <w:abstractNumId w:val="28"/>
  </w:num>
  <w:num w:numId="42" w16cid:durableId="2087798153">
    <w:abstractNumId w:val="27"/>
  </w:num>
  <w:num w:numId="43" w16cid:durableId="1604074069">
    <w:abstractNumId w:val="6"/>
  </w:num>
  <w:num w:numId="44" w16cid:durableId="852498521">
    <w:abstractNumId w:val="22"/>
  </w:num>
  <w:num w:numId="45" w16cid:durableId="1236091749">
    <w:abstractNumId w:val="5"/>
  </w:num>
  <w:num w:numId="46" w16cid:durableId="961305815">
    <w:abstractNumId w:val="30"/>
  </w:num>
  <w:num w:numId="47" w16cid:durableId="1721050094">
    <w:abstractNumId w:val="53"/>
  </w:num>
  <w:num w:numId="48" w16cid:durableId="871840786">
    <w:abstractNumId w:val="16"/>
  </w:num>
  <w:num w:numId="49" w16cid:durableId="2119517521">
    <w:abstractNumId w:val="19"/>
  </w:num>
  <w:num w:numId="50" w16cid:durableId="1360934051">
    <w:abstractNumId w:val="46"/>
  </w:num>
  <w:num w:numId="51" w16cid:durableId="698356392">
    <w:abstractNumId w:val="0"/>
  </w:num>
  <w:num w:numId="52" w16cid:durableId="1658193561">
    <w:abstractNumId w:val="38"/>
  </w:num>
  <w:num w:numId="53" w16cid:durableId="1995791449">
    <w:abstractNumId w:val="32"/>
  </w:num>
  <w:num w:numId="54" w16cid:durableId="1255935084">
    <w:abstractNumId w:val="57"/>
  </w:num>
  <w:num w:numId="55" w16cid:durableId="377441579">
    <w:abstractNumId w:val="21"/>
  </w:num>
  <w:num w:numId="56" w16cid:durableId="1565489329">
    <w:abstractNumId w:val="17"/>
  </w:num>
  <w:num w:numId="57" w16cid:durableId="149947805">
    <w:abstractNumId w:val="3"/>
  </w:num>
  <w:num w:numId="58" w16cid:durableId="1598321250">
    <w:abstractNumId w:val="11"/>
  </w:num>
  <w:num w:numId="59" w16cid:durableId="1742364507">
    <w:abstractNumId w:val="54"/>
  </w:num>
  <w:num w:numId="60" w16cid:durableId="1068499570">
    <w:abstractNumId w:val="4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briel Shapiro">
    <w15:presenceInfo w15:providerId="Windows Live" w15:userId="18fc4ec2848090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304"/>
    <w:rsid w:val="00000E1B"/>
    <w:rsid w:val="00002761"/>
    <w:rsid w:val="000027FC"/>
    <w:rsid w:val="0000491F"/>
    <w:rsid w:val="000109A9"/>
    <w:rsid w:val="00011745"/>
    <w:rsid w:val="00012253"/>
    <w:rsid w:val="00014948"/>
    <w:rsid w:val="00015469"/>
    <w:rsid w:val="000154E1"/>
    <w:rsid w:val="00015CC6"/>
    <w:rsid w:val="00015EEC"/>
    <w:rsid w:val="0001679B"/>
    <w:rsid w:val="00017076"/>
    <w:rsid w:val="00017477"/>
    <w:rsid w:val="00020F88"/>
    <w:rsid w:val="000216A3"/>
    <w:rsid w:val="00023654"/>
    <w:rsid w:val="00023A2D"/>
    <w:rsid w:val="00031ED1"/>
    <w:rsid w:val="0003284A"/>
    <w:rsid w:val="000334E2"/>
    <w:rsid w:val="00034244"/>
    <w:rsid w:val="0003574E"/>
    <w:rsid w:val="000361CE"/>
    <w:rsid w:val="00036B25"/>
    <w:rsid w:val="00036CAD"/>
    <w:rsid w:val="00036FB6"/>
    <w:rsid w:val="00037139"/>
    <w:rsid w:val="00037202"/>
    <w:rsid w:val="0004136E"/>
    <w:rsid w:val="00044751"/>
    <w:rsid w:val="00044E3E"/>
    <w:rsid w:val="00045CEB"/>
    <w:rsid w:val="000478DD"/>
    <w:rsid w:val="0005043B"/>
    <w:rsid w:val="0005078F"/>
    <w:rsid w:val="000508B7"/>
    <w:rsid w:val="00050A0A"/>
    <w:rsid w:val="00052A73"/>
    <w:rsid w:val="000545CF"/>
    <w:rsid w:val="00056EC8"/>
    <w:rsid w:val="00060A21"/>
    <w:rsid w:val="0006181E"/>
    <w:rsid w:val="00061F2B"/>
    <w:rsid w:val="00064123"/>
    <w:rsid w:val="00064469"/>
    <w:rsid w:val="00065D29"/>
    <w:rsid w:val="0006601C"/>
    <w:rsid w:val="00067AC1"/>
    <w:rsid w:val="0007064A"/>
    <w:rsid w:val="0007347A"/>
    <w:rsid w:val="00080C9C"/>
    <w:rsid w:val="00081B0F"/>
    <w:rsid w:val="0008481E"/>
    <w:rsid w:val="000848FA"/>
    <w:rsid w:val="00084CD9"/>
    <w:rsid w:val="00086E9A"/>
    <w:rsid w:val="0008709F"/>
    <w:rsid w:val="000903E2"/>
    <w:rsid w:val="00091216"/>
    <w:rsid w:val="00093CB5"/>
    <w:rsid w:val="000953F7"/>
    <w:rsid w:val="00096150"/>
    <w:rsid w:val="00096477"/>
    <w:rsid w:val="00097C83"/>
    <w:rsid w:val="000A08DB"/>
    <w:rsid w:val="000A45D6"/>
    <w:rsid w:val="000B04FF"/>
    <w:rsid w:val="000B06F0"/>
    <w:rsid w:val="000B1EE5"/>
    <w:rsid w:val="000B525E"/>
    <w:rsid w:val="000B594C"/>
    <w:rsid w:val="000B78AE"/>
    <w:rsid w:val="000C0635"/>
    <w:rsid w:val="000C081A"/>
    <w:rsid w:val="000C0DFB"/>
    <w:rsid w:val="000C231C"/>
    <w:rsid w:val="000C325F"/>
    <w:rsid w:val="000C3B18"/>
    <w:rsid w:val="000C54F7"/>
    <w:rsid w:val="000C7D5F"/>
    <w:rsid w:val="000D1009"/>
    <w:rsid w:val="000D3411"/>
    <w:rsid w:val="000D358D"/>
    <w:rsid w:val="000D423F"/>
    <w:rsid w:val="000E0C4D"/>
    <w:rsid w:val="000E28F8"/>
    <w:rsid w:val="000E3829"/>
    <w:rsid w:val="000E4A1D"/>
    <w:rsid w:val="000E5A94"/>
    <w:rsid w:val="000E60E9"/>
    <w:rsid w:val="000E6ECD"/>
    <w:rsid w:val="000F2545"/>
    <w:rsid w:val="000F3284"/>
    <w:rsid w:val="000F3BDC"/>
    <w:rsid w:val="000F596C"/>
    <w:rsid w:val="000F5CBC"/>
    <w:rsid w:val="000F6961"/>
    <w:rsid w:val="000F6E7C"/>
    <w:rsid w:val="00103878"/>
    <w:rsid w:val="00105A68"/>
    <w:rsid w:val="0010624F"/>
    <w:rsid w:val="00106D66"/>
    <w:rsid w:val="00107532"/>
    <w:rsid w:val="00110376"/>
    <w:rsid w:val="00111155"/>
    <w:rsid w:val="001116E7"/>
    <w:rsid w:val="00112389"/>
    <w:rsid w:val="0011290B"/>
    <w:rsid w:val="0011488D"/>
    <w:rsid w:val="00114F8E"/>
    <w:rsid w:val="0011594C"/>
    <w:rsid w:val="00122800"/>
    <w:rsid w:val="00122A73"/>
    <w:rsid w:val="00123BD7"/>
    <w:rsid w:val="00123F44"/>
    <w:rsid w:val="00125412"/>
    <w:rsid w:val="00126F19"/>
    <w:rsid w:val="0012709F"/>
    <w:rsid w:val="001272DF"/>
    <w:rsid w:val="00130F7F"/>
    <w:rsid w:val="001325D8"/>
    <w:rsid w:val="00132E82"/>
    <w:rsid w:val="001337AB"/>
    <w:rsid w:val="00134134"/>
    <w:rsid w:val="00134BB4"/>
    <w:rsid w:val="001350B0"/>
    <w:rsid w:val="00135751"/>
    <w:rsid w:val="00135767"/>
    <w:rsid w:val="00135ADC"/>
    <w:rsid w:val="00136857"/>
    <w:rsid w:val="00137424"/>
    <w:rsid w:val="001402F8"/>
    <w:rsid w:val="00140343"/>
    <w:rsid w:val="0014084B"/>
    <w:rsid w:val="00141B7C"/>
    <w:rsid w:val="00141D52"/>
    <w:rsid w:val="00142488"/>
    <w:rsid w:val="001428E3"/>
    <w:rsid w:val="0014659A"/>
    <w:rsid w:val="00146ED8"/>
    <w:rsid w:val="00151683"/>
    <w:rsid w:val="0015324B"/>
    <w:rsid w:val="00153524"/>
    <w:rsid w:val="001538E1"/>
    <w:rsid w:val="00154FA7"/>
    <w:rsid w:val="001555C1"/>
    <w:rsid w:val="00155E3C"/>
    <w:rsid w:val="00157CDD"/>
    <w:rsid w:val="00161DA1"/>
    <w:rsid w:val="0016331C"/>
    <w:rsid w:val="00163DFF"/>
    <w:rsid w:val="00165754"/>
    <w:rsid w:val="0016652F"/>
    <w:rsid w:val="001667A1"/>
    <w:rsid w:val="00166B2C"/>
    <w:rsid w:val="00167315"/>
    <w:rsid w:val="00167919"/>
    <w:rsid w:val="0017069F"/>
    <w:rsid w:val="00171370"/>
    <w:rsid w:val="001730FA"/>
    <w:rsid w:val="001739DA"/>
    <w:rsid w:val="00175E3E"/>
    <w:rsid w:val="001779F4"/>
    <w:rsid w:val="0018254D"/>
    <w:rsid w:val="00184387"/>
    <w:rsid w:val="00185C49"/>
    <w:rsid w:val="0018697A"/>
    <w:rsid w:val="00187136"/>
    <w:rsid w:val="00190608"/>
    <w:rsid w:val="0019286B"/>
    <w:rsid w:val="001947CA"/>
    <w:rsid w:val="00196750"/>
    <w:rsid w:val="0019720B"/>
    <w:rsid w:val="001A0516"/>
    <w:rsid w:val="001A1974"/>
    <w:rsid w:val="001A1A16"/>
    <w:rsid w:val="001A2185"/>
    <w:rsid w:val="001A2370"/>
    <w:rsid w:val="001A244E"/>
    <w:rsid w:val="001A37CF"/>
    <w:rsid w:val="001A5083"/>
    <w:rsid w:val="001A53CC"/>
    <w:rsid w:val="001A5E98"/>
    <w:rsid w:val="001B0A78"/>
    <w:rsid w:val="001B1072"/>
    <w:rsid w:val="001B1EC9"/>
    <w:rsid w:val="001B233D"/>
    <w:rsid w:val="001B6A58"/>
    <w:rsid w:val="001C0A4C"/>
    <w:rsid w:val="001C2282"/>
    <w:rsid w:val="001C350E"/>
    <w:rsid w:val="001C5DA8"/>
    <w:rsid w:val="001C754D"/>
    <w:rsid w:val="001C7948"/>
    <w:rsid w:val="001D1427"/>
    <w:rsid w:val="001D2084"/>
    <w:rsid w:val="001D20CC"/>
    <w:rsid w:val="001D25FB"/>
    <w:rsid w:val="001D6780"/>
    <w:rsid w:val="001D6B96"/>
    <w:rsid w:val="001D7CF3"/>
    <w:rsid w:val="001E0D95"/>
    <w:rsid w:val="001E3535"/>
    <w:rsid w:val="001E42E4"/>
    <w:rsid w:val="001E4C31"/>
    <w:rsid w:val="001E5025"/>
    <w:rsid w:val="001F2149"/>
    <w:rsid w:val="001F67F0"/>
    <w:rsid w:val="001F7497"/>
    <w:rsid w:val="00203A45"/>
    <w:rsid w:val="00204EAE"/>
    <w:rsid w:val="00204F3F"/>
    <w:rsid w:val="00205079"/>
    <w:rsid w:val="002054D1"/>
    <w:rsid w:val="00205D4D"/>
    <w:rsid w:val="00206648"/>
    <w:rsid w:val="002079BB"/>
    <w:rsid w:val="00210FD5"/>
    <w:rsid w:val="0021202E"/>
    <w:rsid w:val="0021380B"/>
    <w:rsid w:val="00213C1C"/>
    <w:rsid w:val="00213DF5"/>
    <w:rsid w:val="0022119A"/>
    <w:rsid w:val="0022270A"/>
    <w:rsid w:val="002235B0"/>
    <w:rsid w:val="002241FF"/>
    <w:rsid w:val="00224B6C"/>
    <w:rsid w:val="002251F0"/>
    <w:rsid w:val="0022761E"/>
    <w:rsid w:val="00227C33"/>
    <w:rsid w:val="00230164"/>
    <w:rsid w:val="0023134E"/>
    <w:rsid w:val="00233A8F"/>
    <w:rsid w:val="00235444"/>
    <w:rsid w:val="002376DC"/>
    <w:rsid w:val="00237D64"/>
    <w:rsid w:val="00240F82"/>
    <w:rsid w:val="00242E2D"/>
    <w:rsid w:val="00244B37"/>
    <w:rsid w:val="00244BAB"/>
    <w:rsid w:val="00254144"/>
    <w:rsid w:val="00254272"/>
    <w:rsid w:val="00255C13"/>
    <w:rsid w:val="002567EC"/>
    <w:rsid w:val="00257A4E"/>
    <w:rsid w:val="00261076"/>
    <w:rsid w:val="00261E07"/>
    <w:rsid w:val="00263294"/>
    <w:rsid w:val="0026352B"/>
    <w:rsid w:val="002641E1"/>
    <w:rsid w:val="00264B64"/>
    <w:rsid w:val="00266907"/>
    <w:rsid w:val="0026710F"/>
    <w:rsid w:val="0027067C"/>
    <w:rsid w:val="00270904"/>
    <w:rsid w:val="00272615"/>
    <w:rsid w:val="00273316"/>
    <w:rsid w:val="00274779"/>
    <w:rsid w:val="00276015"/>
    <w:rsid w:val="00277BA4"/>
    <w:rsid w:val="00277D6E"/>
    <w:rsid w:val="002828BB"/>
    <w:rsid w:val="002828E6"/>
    <w:rsid w:val="00282BA2"/>
    <w:rsid w:val="00283331"/>
    <w:rsid w:val="0028386A"/>
    <w:rsid w:val="00284E7F"/>
    <w:rsid w:val="00285011"/>
    <w:rsid w:val="00286512"/>
    <w:rsid w:val="00287322"/>
    <w:rsid w:val="002877F3"/>
    <w:rsid w:val="00290CDB"/>
    <w:rsid w:val="00293BE5"/>
    <w:rsid w:val="0029412C"/>
    <w:rsid w:val="00294C47"/>
    <w:rsid w:val="00294EF1"/>
    <w:rsid w:val="002957A1"/>
    <w:rsid w:val="002975A9"/>
    <w:rsid w:val="002A1A08"/>
    <w:rsid w:val="002A2012"/>
    <w:rsid w:val="002A2A15"/>
    <w:rsid w:val="002A3EBC"/>
    <w:rsid w:val="002A4541"/>
    <w:rsid w:val="002A57ED"/>
    <w:rsid w:val="002A6369"/>
    <w:rsid w:val="002B4778"/>
    <w:rsid w:val="002B6FC7"/>
    <w:rsid w:val="002C093A"/>
    <w:rsid w:val="002C4248"/>
    <w:rsid w:val="002C4754"/>
    <w:rsid w:val="002C4872"/>
    <w:rsid w:val="002C78E3"/>
    <w:rsid w:val="002D17AF"/>
    <w:rsid w:val="002D2C08"/>
    <w:rsid w:val="002D7444"/>
    <w:rsid w:val="002E1509"/>
    <w:rsid w:val="002E1A80"/>
    <w:rsid w:val="002E249A"/>
    <w:rsid w:val="002E321A"/>
    <w:rsid w:val="002E571C"/>
    <w:rsid w:val="002E7BB7"/>
    <w:rsid w:val="002F2D80"/>
    <w:rsid w:val="002F475F"/>
    <w:rsid w:val="002F4FED"/>
    <w:rsid w:val="002F7670"/>
    <w:rsid w:val="003014AF"/>
    <w:rsid w:val="00301A1F"/>
    <w:rsid w:val="003046AC"/>
    <w:rsid w:val="00305345"/>
    <w:rsid w:val="00306AD7"/>
    <w:rsid w:val="0030719C"/>
    <w:rsid w:val="0030762A"/>
    <w:rsid w:val="003120AD"/>
    <w:rsid w:val="00317FF6"/>
    <w:rsid w:val="00320399"/>
    <w:rsid w:val="003207B4"/>
    <w:rsid w:val="003221E2"/>
    <w:rsid w:val="00323C88"/>
    <w:rsid w:val="00324532"/>
    <w:rsid w:val="00327290"/>
    <w:rsid w:val="003276D0"/>
    <w:rsid w:val="00327EA3"/>
    <w:rsid w:val="00332888"/>
    <w:rsid w:val="00332A10"/>
    <w:rsid w:val="00332B68"/>
    <w:rsid w:val="0033788B"/>
    <w:rsid w:val="003402D3"/>
    <w:rsid w:val="003410E8"/>
    <w:rsid w:val="003428C3"/>
    <w:rsid w:val="00343B74"/>
    <w:rsid w:val="003457E9"/>
    <w:rsid w:val="003464BC"/>
    <w:rsid w:val="00346587"/>
    <w:rsid w:val="003477B4"/>
    <w:rsid w:val="00350050"/>
    <w:rsid w:val="003517B3"/>
    <w:rsid w:val="00351A92"/>
    <w:rsid w:val="00351BA8"/>
    <w:rsid w:val="00352B89"/>
    <w:rsid w:val="00352CA5"/>
    <w:rsid w:val="003533F7"/>
    <w:rsid w:val="00354238"/>
    <w:rsid w:val="003575FB"/>
    <w:rsid w:val="00357659"/>
    <w:rsid w:val="00357A3D"/>
    <w:rsid w:val="00357C4D"/>
    <w:rsid w:val="003600BB"/>
    <w:rsid w:val="00364933"/>
    <w:rsid w:val="00366A6C"/>
    <w:rsid w:val="00366B5D"/>
    <w:rsid w:val="00370638"/>
    <w:rsid w:val="00373DF7"/>
    <w:rsid w:val="003769B0"/>
    <w:rsid w:val="0037707A"/>
    <w:rsid w:val="003811A0"/>
    <w:rsid w:val="00382A6E"/>
    <w:rsid w:val="003836A5"/>
    <w:rsid w:val="00383AB0"/>
    <w:rsid w:val="00383B5A"/>
    <w:rsid w:val="00385422"/>
    <w:rsid w:val="00387066"/>
    <w:rsid w:val="003908F2"/>
    <w:rsid w:val="00391AC4"/>
    <w:rsid w:val="00394EA1"/>
    <w:rsid w:val="003973C6"/>
    <w:rsid w:val="003A1AF4"/>
    <w:rsid w:val="003A7A57"/>
    <w:rsid w:val="003A7FF6"/>
    <w:rsid w:val="003B014B"/>
    <w:rsid w:val="003B1D9A"/>
    <w:rsid w:val="003B3E4E"/>
    <w:rsid w:val="003B46E7"/>
    <w:rsid w:val="003B5356"/>
    <w:rsid w:val="003B675B"/>
    <w:rsid w:val="003C07F1"/>
    <w:rsid w:val="003C1440"/>
    <w:rsid w:val="003C1E7C"/>
    <w:rsid w:val="003C311A"/>
    <w:rsid w:val="003C4E2E"/>
    <w:rsid w:val="003C6186"/>
    <w:rsid w:val="003D0278"/>
    <w:rsid w:val="003D2EF4"/>
    <w:rsid w:val="003D3682"/>
    <w:rsid w:val="003D3E83"/>
    <w:rsid w:val="003D5B0A"/>
    <w:rsid w:val="003D717C"/>
    <w:rsid w:val="003D7568"/>
    <w:rsid w:val="003D7B4B"/>
    <w:rsid w:val="003D7F0E"/>
    <w:rsid w:val="003E6B6E"/>
    <w:rsid w:val="003F0236"/>
    <w:rsid w:val="003F0275"/>
    <w:rsid w:val="003F436E"/>
    <w:rsid w:val="003F44B0"/>
    <w:rsid w:val="003F4E48"/>
    <w:rsid w:val="003F54CE"/>
    <w:rsid w:val="003F73F6"/>
    <w:rsid w:val="003F74AF"/>
    <w:rsid w:val="003F7D31"/>
    <w:rsid w:val="00404F61"/>
    <w:rsid w:val="00405D01"/>
    <w:rsid w:val="004077F0"/>
    <w:rsid w:val="00407F5A"/>
    <w:rsid w:val="00411767"/>
    <w:rsid w:val="00412A50"/>
    <w:rsid w:val="00413C7D"/>
    <w:rsid w:val="00414507"/>
    <w:rsid w:val="0041710F"/>
    <w:rsid w:val="00421A46"/>
    <w:rsid w:val="00422832"/>
    <w:rsid w:val="004237B0"/>
    <w:rsid w:val="00424A01"/>
    <w:rsid w:val="00426099"/>
    <w:rsid w:val="00432707"/>
    <w:rsid w:val="00433693"/>
    <w:rsid w:val="0043369D"/>
    <w:rsid w:val="00434367"/>
    <w:rsid w:val="00434443"/>
    <w:rsid w:val="00435E90"/>
    <w:rsid w:val="00442A71"/>
    <w:rsid w:val="00445DBF"/>
    <w:rsid w:val="00446BB5"/>
    <w:rsid w:val="00447493"/>
    <w:rsid w:val="004474FE"/>
    <w:rsid w:val="004508E6"/>
    <w:rsid w:val="00450B7E"/>
    <w:rsid w:val="00452074"/>
    <w:rsid w:val="004523CE"/>
    <w:rsid w:val="00455538"/>
    <w:rsid w:val="0045624B"/>
    <w:rsid w:val="00457EE4"/>
    <w:rsid w:val="004618F2"/>
    <w:rsid w:val="00463A4B"/>
    <w:rsid w:val="00464832"/>
    <w:rsid w:val="0046494C"/>
    <w:rsid w:val="004653B8"/>
    <w:rsid w:val="00466A90"/>
    <w:rsid w:val="00471217"/>
    <w:rsid w:val="004718EB"/>
    <w:rsid w:val="00472320"/>
    <w:rsid w:val="004730DF"/>
    <w:rsid w:val="00474DA9"/>
    <w:rsid w:val="00475CE7"/>
    <w:rsid w:val="0047681D"/>
    <w:rsid w:val="00476D27"/>
    <w:rsid w:val="0048035C"/>
    <w:rsid w:val="00483ACD"/>
    <w:rsid w:val="0048440C"/>
    <w:rsid w:val="00485515"/>
    <w:rsid w:val="00485EEE"/>
    <w:rsid w:val="004867F1"/>
    <w:rsid w:val="0048735C"/>
    <w:rsid w:val="00490411"/>
    <w:rsid w:val="00492591"/>
    <w:rsid w:val="00493920"/>
    <w:rsid w:val="00495D84"/>
    <w:rsid w:val="0049692F"/>
    <w:rsid w:val="00497C5B"/>
    <w:rsid w:val="004A38B2"/>
    <w:rsid w:val="004A7ED2"/>
    <w:rsid w:val="004B04E8"/>
    <w:rsid w:val="004B3029"/>
    <w:rsid w:val="004B451D"/>
    <w:rsid w:val="004B5276"/>
    <w:rsid w:val="004B7703"/>
    <w:rsid w:val="004B783F"/>
    <w:rsid w:val="004C2002"/>
    <w:rsid w:val="004C303C"/>
    <w:rsid w:val="004C3C9F"/>
    <w:rsid w:val="004C3CD9"/>
    <w:rsid w:val="004C4FBA"/>
    <w:rsid w:val="004C6CFF"/>
    <w:rsid w:val="004C72CF"/>
    <w:rsid w:val="004C7740"/>
    <w:rsid w:val="004D2614"/>
    <w:rsid w:val="004D6658"/>
    <w:rsid w:val="004D7C40"/>
    <w:rsid w:val="004E3C1B"/>
    <w:rsid w:val="004E73BE"/>
    <w:rsid w:val="004E759C"/>
    <w:rsid w:val="004F270A"/>
    <w:rsid w:val="004F3504"/>
    <w:rsid w:val="004F39A3"/>
    <w:rsid w:val="004F3B1B"/>
    <w:rsid w:val="004F4FFE"/>
    <w:rsid w:val="004F6998"/>
    <w:rsid w:val="004F6B08"/>
    <w:rsid w:val="004F7304"/>
    <w:rsid w:val="00501089"/>
    <w:rsid w:val="005012F9"/>
    <w:rsid w:val="00501BD3"/>
    <w:rsid w:val="005022BA"/>
    <w:rsid w:val="00502DB9"/>
    <w:rsid w:val="0050330F"/>
    <w:rsid w:val="00503E22"/>
    <w:rsid w:val="0050423F"/>
    <w:rsid w:val="0050597A"/>
    <w:rsid w:val="00506C33"/>
    <w:rsid w:val="005078C2"/>
    <w:rsid w:val="005108C9"/>
    <w:rsid w:val="00510A2C"/>
    <w:rsid w:val="00520462"/>
    <w:rsid w:val="00520D66"/>
    <w:rsid w:val="00521038"/>
    <w:rsid w:val="00521D9D"/>
    <w:rsid w:val="00523A9E"/>
    <w:rsid w:val="00523C78"/>
    <w:rsid w:val="00524763"/>
    <w:rsid w:val="00524C7C"/>
    <w:rsid w:val="00525C27"/>
    <w:rsid w:val="00526AF9"/>
    <w:rsid w:val="00530446"/>
    <w:rsid w:val="00530AA8"/>
    <w:rsid w:val="00531ECF"/>
    <w:rsid w:val="00532CEC"/>
    <w:rsid w:val="00534EB0"/>
    <w:rsid w:val="00536754"/>
    <w:rsid w:val="00536B01"/>
    <w:rsid w:val="0053718E"/>
    <w:rsid w:val="00537A47"/>
    <w:rsid w:val="00537B38"/>
    <w:rsid w:val="00541AF6"/>
    <w:rsid w:val="00542196"/>
    <w:rsid w:val="005442BF"/>
    <w:rsid w:val="00545237"/>
    <w:rsid w:val="005452D4"/>
    <w:rsid w:val="0054542F"/>
    <w:rsid w:val="00550206"/>
    <w:rsid w:val="0055152C"/>
    <w:rsid w:val="005522D5"/>
    <w:rsid w:val="00552E75"/>
    <w:rsid w:val="00554D33"/>
    <w:rsid w:val="00557E46"/>
    <w:rsid w:val="00557ED2"/>
    <w:rsid w:val="00557FE3"/>
    <w:rsid w:val="00560217"/>
    <w:rsid w:val="00562303"/>
    <w:rsid w:val="0056481C"/>
    <w:rsid w:val="005707E5"/>
    <w:rsid w:val="0057157E"/>
    <w:rsid w:val="005758A5"/>
    <w:rsid w:val="00575ACB"/>
    <w:rsid w:val="00575DCE"/>
    <w:rsid w:val="005804B5"/>
    <w:rsid w:val="00591AF7"/>
    <w:rsid w:val="00592818"/>
    <w:rsid w:val="00594B04"/>
    <w:rsid w:val="005968B5"/>
    <w:rsid w:val="00596C70"/>
    <w:rsid w:val="00596EC1"/>
    <w:rsid w:val="0059742F"/>
    <w:rsid w:val="005A0413"/>
    <w:rsid w:val="005A0B38"/>
    <w:rsid w:val="005A215E"/>
    <w:rsid w:val="005A4925"/>
    <w:rsid w:val="005A65B9"/>
    <w:rsid w:val="005A6EF8"/>
    <w:rsid w:val="005A7502"/>
    <w:rsid w:val="005B0755"/>
    <w:rsid w:val="005B0A63"/>
    <w:rsid w:val="005B2236"/>
    <w:rsid w:val="005B2F8E"/>
    <w:rsid w:val="005B7532"/>
    <w:rsid w:val="005B7E47"/>
    <w:rsid w:val="005C563F"/>
    <w:rsid w:val="005C5C39"/>
    <w:rsid w:val="005C66B8"/>
    <w:rsid w:val="005C7BA4"/>
    <w:rsid w:val="005D02AB"/>
    <w:rsid w:val="005D109E"/>
    <w:rsid w:val="005D4867"/>
    <w:rsid w:val="005E1652"/>
    <w:rsid w:val="005E2D0A"/>
    <w:rsid w:val="005E383F"/>
    <w:rsid w:val="005E58A1"/>
    <w:rsid w:val="005E6380"/>
    <w:rsid w:val="005F230A"/>
    <w:rsid w:val="005F2320"/>
    <w:rsid w:val="005F33F4"/>
    <w:rsid w:val="005F4BAE"/>
    <w:rsid w:val="005F4C6A"/>
    <w:rsid w:val="005F537C"/>
    <w:rsid w:val="005F6398"/>
    <w:rsid w:val="005F66DD"/>
    <w:rsid w:val="005F67CD"/>
    <w:rsid w:val="005F74A5"/>
    <w:rsid w:val="006007B1"/>
    <w:rsid w:val="00600CAB"/>
    <w:rsid w:val="006012C0"/>
    <w:rsid w:val="00601890"/>
    <w:rsid w:val="00601BF4"/>
    <w:rsid w:val="0060200A"/>
    <w:rsid w:val="00603490"/>
    <w:rsid w:val="00604703"/>
    <w:rsid w:val="00606DDB"/>
    <w:rsid w:val="00606E2F"/>
    <w:rsid w:val="00610564"/>
    <w:rsid w:val="006108A9"/>
    <w:rsid w:val="00613104"/>
    <w:rsid w:val="006131FF"/>
    <w:rsid w:val="0061560A"/>
    <w:rsid w:val="00615936"/>
    <w:rsid w:val="00615B5C"/>
    <w:rsid w:val="006169F0"/>
    <w:rsid w:val="006204FC"/>
    <w:rsid w:val="006239F7"/>
    <w:rsid w:val="00625136"/>
    <w:rsid w:val="006251F9"/>
    <w:rsid w:val="0062548C"/>
    <w:rsid w:val="00625ECC"/>
    <w:rsid w:val="00626EEE"/>
    <w:rsid w:val="00630BBD"/>
    <w:rsid w:val="00632394"/>
    <w:rsid w:val="00632A96"/>
    <w:rsid w:val="00633F93"/>
    <w:rsid w:val="00635997"/>
    <w:rsid w:val="00640F51"/>
    <w:rsid w:val="00641BA3"/>
    <w:rsid w:val="006446FF"/>
    <w:rsid w:val="00647324"/>
    <w:rsid w:val="00650516"/>
    <w:rsid w:val="006518D9"/>
    <w:rsid w:val="00652A9E"/>
    <w:rsid w:val="00654D9C"/>
    <w:rsid w:val="00654FB7"/>
    <w:rsid w:val="0065548D"/>
    <w:rsid w:val="00656723"/>
    <w:rsid w:val="006621AD"/>
    <w:rsid w:val="0066258D"/>
    <w:rsid w:val="00663449"/>
    <w:rsid w:val="0066345C"/>
    <w:rsid w:val="00665C4F"/>
    <w:rsid w:val="00667528"/>
    <w:rsid w:val="006704B5"/>
    <w:rsid w:val="0067447C"/>
    <w:rsid w:val="00674715"/>
    <w:rsid w:val="00674EC0"/>
    <w:rsid w:val="00676222"/>
    <w:rsid w:val="00676A2E"/>
    <w:rsid w:val="0067737E"/>
    <w:rsid w:val="0067777A"/>
    <w:rsid w:val="00677D5D"/>
    <w:rsid w:val="00680C21"/>
    <w:rsid w:val="00682782"/>
    <w:rsid w:val="006859F7"/>
    <w:rsid w:val="00685B9D"/>
    <w:rsid w:val="00685BFC"/>
    <w:rsid w:val="00687814"/>
    <w:rsid w:val="006912B5"/>
    <w:rsid w:val="00693C95"/>
    <w:rsid w:val="00697397"/>
    <w:rsid w:val="006979B9"/>
    <w:rsid w:val="00697F82"/>
    <w:rsid w:val="006A0515"/>
    <w:rsid w:val="006A10A3"/>
    <w:rsid w:val="006A1332"/>
    <w:rsid w:val="006A46FA"/>
    <w:rsid w:val="006A5E9D"/>
    <w:rsid w:val="006A638B"/>
    <w:rsid w:val="006A6451"/>
    <w:rsid w:val="006A6A8B"/>
    <w:rsid w:val="006A6B89"/>
    <w:rsid w:val="006A72FF"/>
    <w:rsid w:val="006B0CA4"/>
    <w:rsid w:val="006B0E19"/>
    <w:rsid w:val="006B1FBA"/>
    <w:rsid w:val="006B31E8"/>
    <w:rsid w:val="006B4679"/>
    <w:rsid w:val="006B7F7B"/>
    <w:rsid w:val="006C3F7C"/>
    <w:rsid w:val="006C6513"/>
    <w:rsid w:val="006C6DEF"/>
    <w:rsid w:val="006C7A87"/>
    <w:rsid w:val="006D3687"/>
    <w:rsid w:val="006D393B"/>
    <w:rsid w:val="006D3A7F"/>
    <w:rsid w:val="006D78E5"/>
    <w:rsid w:val="006E249E"/>
    <w:rsid w:val="006E3287"/>
    <w:rsid w:val="006E3311"/>
    <w:rsid w:val="006E59B3"/>
    <w:rsid w:val="006E6976"/>
    <w:rsid w:val="006E7DE1"/>
    <w:rsid w:val="006F2DB6"/>
    <w:rsid w:val="006F417B"/>
    <w:rsid w:val="006F4195"/>
    <w:rsid w:val="006F7420"/>
    <w:rsid w:val="007023F4"/>
    <w:rsid w:val="0070582C"/>
    <w:rsid w:val="00705C27"/>
    <w:rsid w:val="00705DD2"/>
    <w:rsid w:val="0071053B"/>
    <w:rsid w:val="00710DAD"/>
    <w:rsid w:val="00712228"/>
    <w:rsid w:val="00712CF3"/>
    <w:rsid w:val="007201CD"/>
    <w:rsid w:val="0072072C"/>
    <w:rsid w:val="00721917"/>
    <w:rsid w:val="0072209F"/>
    <w:rsid w:val="00722E8E"/>
    <w:rsid w:val="00724B2B"/>
    <w:rsid w:val="0072504A"/>
    <w:rsid w:val="00725AEC"/>
    <w:rsid w:val="0072763E"/>
    <w:rsid w:val="00734784"/>
    <w:rsid w:val="00734F80"/>
    <w:rsid w:val="00736892"/>
    <w:rsid w:val="00740995"/>
    <w:rsid w:val="00740F32"/>
    <w:rsid w:val="00741C4C"/>
    <w:rsid w:val="00742532"/>
    <w:rsid w:val="007439D9"/>
    <w:rsid w:val="00745AFC"/>
    <w:rsid w:val="00746707"/>
    <w:rsid w:val="00746E33"/>
    <w:rsid w:val="00751AF2"/>
    <w:rsid w:val="00751E8A"/>
    <w:rsid w:val="00753974"/>
    <w:rsid w:val="00753C8F"/>
    <w:rsid w:val="007563FF"/>
    <w:rsid w:val="00756761"/>
    <w:rsid w:val="00756C17"/>
    <w:rsid w:val="0075760A"/>
    <w:rsid w:val="007578A2"/>
    <w:rsid w:val="0076083E"/>
    <w:rsid w:val="007658A5"/>
    <w:rsid w:val="0076590D"/>
    <w:rsid w:val="00765F3A"/>
    <w:rsid w:val="007673DF"/>
    <w:rsid w:val="00767723"/>
    <w:rsid w:val="0076778A"/>
    <w:rsid w:val="00767C45"/>
    <w:rsid w:val="007703FE"/>
    <w:rsid w:val="007735E7"/>
    <w:rsid w:val="00774A43"/>
    <w:rsid w:val="00775D74"/>
    <w:rsid w:val="007763EE"/>
    <w:rsid w:val="00776CDE"/>
    <w:rsid w:val="00777D5A"/>
    <w:rsid w:val="007829CA"/>
    <w:rsid w:val="00785446"/>
    <w:rsid w:val="00785C3D"/>
    <w:rsid w:val="0078733F"/>
    <w:rsid w:val="00787C6D"/>
    <w:rsid w:val="007909B6"/>
    <w:rsid w:val="00791D0B"/>
    <w:rsid w:val="007924A3"/>
    <w:rsid w:val="00794C0E"/>
    <w:rsid w:val="00795B93"/>
    <w:rsid w:val="00796B6B"/>
    <w:rsid w:val="00796CFA"/>
    <w:rsid w:val="007974A4"/>
    <w:rsid w:val="007A175B"/>
    <w:rsid w:val="007A6B1B"/>
    <w:rsid w:val="007B0073"/>
    <w:rsid w:val="007B11BE"/>
    <w:rsid w:val="007B254A"/>
    <w:rsid w:val="007B7326"/>
    <w:rsid w:val="007C021E"/>
    <w:rsid w:val="007C4B1F"/>
    <w:rsid w:val="007C5389"/>
    <w:rsid w:val="007C53F5"/>
    <w:rsid w:val="007C7305"/>
    <w:rsid w:val="007D1968"/>
    <w:rsid w:val="007D1D39"/>
    <w:rsid w:val="007D3EA1"/>
    <w:rsid w:val="007D403A"/>
    <w:rsid w:val="007D42DE"/>
    <w:rsid w:val="007D4416"/>
    <w:rsid w:val="007D4A51"/>
    <w:rsid w:val="007D5B9F"/>
    <w:rsid w:val="007D6DB7"/>
    <w:rsid w:val="007E25AE"/>
    <w:rsid w:val="007E7364"/>
    <w:rsid w:val="007F107F"/>
    <w:rsid w:val="007F45BB"/>
    <w:rsid w:val="007F59BD"/>
    <w:rsid w:val="007F7B68"/>
    <w:rsid w:val="00800153"/>
    <w:rsid w:val="00800930"/>
    <w:rsid w:val="00801299"/>
    <w:rsid w:val="0080368A"/>
    <w:rsid w:val="00803CD3"/>
    <w:rsid w:val="00806C4B"/>
    <w:rsid w:val="00810F3C"/>
    <w:rsid w:val="00811FA0"/>
    <w:rsid w:val="008123E3"/>
    <w:rsid w:val="008128C2"/>
    <w:rsid w:val="00812C16"/>
    <w:rsid w:val="00814AFE"/>
    <w:rsid w:val="00814F01"/>
    <w:rsid w:val="00817243"/>
    <w:rsid w:val="008200AB"/>
    <w:rsid w:val="00825721"/>
    <w:rsid w:val="00825FC8"/>
    <w:rsid w:val="008278B9"/>
    <w:rsid w:val="0083023C"/>
    <w:rsid w:val="0083037E"/>
    <w:rsid w:val="008304A1"/>
    <w:rsid w:val="008321AE"/>
    <w:rsid w:val="008325E4"/>
    <w:rsid w:val="00833651"/>
    <w:rsid w:val="00833746"/>
    <w:rsid w:val="00836229"/>
    <w:rsid w:val="00837948"/>
    <w:rsid w:val="00837E92"/>
    <w:rsid w:val="00840A06"/>
    <w:rsid w:val="00840E57"/>
    <w:rsid w:val="00841EE2"/>
    <w:rsid w:val="0084330C"/>
    <w:rsid w:val="008433A2"/>
    <w:rsid w:val="00844C4E"/>
    <w:rsid w:val="00846194"/>
    <w:rsid w:val="008466ED"/>
    <w:rsid w:val="00846990"/>
    <w:rsid w:val="00846B82"/>
    <w:rsid w:val="00846BE5"/>
    <w:rsid w:val="0085048A"/>
    <w:rsid w:val="00851D7F"/>
    <w:rsid w:val="00853E85"/>
    <w:rsid w:val="0085471A"/>
    <w:rsid w:val="00854911"/>
    <w:rsid w:val="00855718"/>
    <w:rsid w:val="00855AE6"/>
    <w:rsid w:val="00855B6B"/>
    <w:rsid w:val="00861267"/>
    <w:rsid w:val="008621FA"/>
    <w:rsid w:val="0086258F"/>
    <w:rsid w:val="0086278C"/>
    <w:rsid w:val="00863B68"/>
    <w:rsid w:val="00865DC5"/>
    <w:rsid w:val="00866CEC"/>
    <w:rsid w:val="00866EB7"/>
    <w:rsid w:val="00870F29"/>
    <w:rsid w:val="00871880"/>
    <w:rsid w:val="008728C1"/>
    <w:rsid w:val="00873D0E"/>
    <w:rsid w:val="00875083"/>
    <w:rsid w:val="008762E9"/>
    <w:rsid w:val="00880CBC"/>
    <w:rsid w:val="00882C20"/>
    <w:rsid w:val="008872FD"/>
    <w:rsid w:val="00887E54"/>
    <w:rsid w:val="00890953"/>
    <w:rsid w:val="00891726"/>
    <w:rsid w:val="00891B74"/>
    <w:rsid w:val="008923D4"/>
    <w:rsid w:val="00892C1C"/>
    <w:rsid w:val="008934CD"/>
    <w:rsid w:val="00893715"/>
    <w:rsid w:val="00895E1A"/>
    <w:rsid w:val="00896674"/>
    <w:rsid w:val="00897F41"/>
    <w:rsid w:val="008A2695"/>
    <w:rsid w:val="008A28BC"/>
    <w:rsid w:val="008A7B8B"/>
    <w:rsid w:val="008B100B"/>
    <w:rsid w:val="008B29B2"/>
    <w:rsid w:val="008B38C0"/>
    <w:rsid w:val="008B6175"/>
    <w:rsid w:val="008B74B8"/>
    <w:rsid w:val="008C0DFA"/>
    <w:rsid w:val="008C1B84"/>
    <w:rsid w:val="008C4EA3"/>
    <w:rsid w:val="008C6414"/>
    <w:rsid w:val="008C66CF"/>
    <w:rsid w:val="008C738D"/>
    <w:rsid w:val="008D0D3E"/>
    <w:rsid w:val="008D0EEE"/>
    <w:rsid w:val="008D10CD"/>
    <w:rsid w:val="008D1299"/>
    <w:rsid w:val="008D15AD"/>
    <w:rsid w:val="008D1901"/>
    <w:rsid w:val="008D1937"/>
    <w:rsid w:val="008D2656"/>
    <w:rsid w:val="008D47F2"/>
    <w:rsid w:val="008D6EBC"/>
    <w:rsid w:val="008D7AC9"/>
    <w:rsid w:val="008E1C4D"/>
    <w:rsid w:val="008E1DA8"/>
    <w:rsid w:val="008E3149"/>
    <w:rsid w:val="008E4578"/>
    <w:rsid w:val="008E7AF2"/>
    <w:rsid w:val="008E7CAE"/>
    <w:rsid w:val="008F3202"/>
    <w:rsid w:val="008F4521"/>
    <w:rsid w:val="008F6A48"/>
    <w:rsid w:val="008F6EE4"/>
    <w:rsid w:val="008F76A7"/>
    <w:rsid w:val="009036EC"/>
    <w:rsid w:val="00904655"/>
    <w:rsid w:val="00907C08"/>
    <w:rsid w:val="00911310"/>
    <w:rsid w:val="00911962"/>
    <w:rsid w:val="00912105"/>
    <w:rsid w:val="0091374A"/>
    <w:rsid w:val="00915708"/>
    <w:rsid w:val="00915D7A"/>
    <w:rsid w:val="00920C26"/>
    <w:rsid w:val="00921302"/>
    <w:rsid w:val="00921679"/>
    <w:rsid w:val="00921FDB"/>
    <w:rsid w:val="00923304"/>
    <w:rsid w:val="009236C8"/>
    <w:rsid w:val="0092395E"/>
    <w:rsid w:val="00924F32"/>
    <w:rsid w:val="009262A3"/>
    <w:rsid w:val="00931191"/>
    <w:rsid w:val="00932C0D"/>
    <w:rsid w:val="0093482A"/>
    <w:rsid w:val="00936556"/>
    <w:rsid w:val="0093712C"/>
    <w:rsid w:val="009378B9"/>
    <w:rsid w:val="00941B70"/>
    <w:rsid w:val="0094257F"/>
    <w:rsid w:val="0094300E"/>
    <w:rsid w:val="0094482B"/>
    <w:rsid w:val="00944B73"/>
    <w:rsid w:val="009514D1"/>
    <w:rsid w:val="009515D1"/>
    <w:rsid w:val="009550F5"/>
    <w:rsid w:val="009550FD"/>
    <w:rsid w:val="0095619E"/>
    <w:rsid w:val="00957740"/>
    <w:rsid w:val="009610B2"/>
    <w:rsid w:val="009614C7"/>
    <w:rsid w:val="00962725"/>
    <w:rsid w:val="009657C2"/>
    <w:rsid w:val="00967B62"/>
    <w:rsid w:val="009709DA"/>
    <w:rsid w:val="00971A30"/>
    <w:rsid w:val="00971E57"/>
    <w:rsid w:val="009747B4"/>
    <w:rsid w:val="00974D2F"/>
    <w:rsid w:val="00976479"/>
    <w:rsid w:val="00981A92"/>
    <w:rsid w:val="0098451C"/>
    <w:rsid w:val="00985544"/>
    <w:rsid w:val="00985D39"/>
    <w:rsid w:val="009904B4"/>
    <w:rsid w:val="00990C21"/>
    <w:rsid w:val="009934A9"/>
    <w:rsid w:val="009938B6"/>
    <w:rsid w:val="0099391D"/>
    <w:rsid w:val="00994072"/>
    <w:rsid w:val="0099427A"/>
    <w:rsid w:val="009952FD"/>
    <w:rsid w:val="00997096"/>
    <w:rsid w:val="00997926"/>
    <w:rsid w:val="009A1110"/>
    <w:rsid w:val="009A1803"/>
    <w:rsid w:val="009A1A2B"/>
    <w:rsid w:val="009A371D"/>
    <w:rsid w:val="009A4D0C"/>
    <w:rsid w:val="009A78D8"/>
    <w:rsid w:val="009B0173"/>
    <w:rsid w:val="009B1911"/>
    <w:rsid w:val="009B1EF5"/>
    <w:rsid w:val="009B1F24"/>
    <w:rsid w:val="009B5228"/>
    <w:rsid w:val="009B539A"/>
    <w:rsid w:val="009B5E41"/>
    <w:rsid w:val="009B65BB"/>
    <w:rsid w:val="009B68EC"/>
    <w:rsid w:val="009C3884"/>
    <w:rsid w:val="009C3A21"/>
    <w:rsid w:val="009C4443"/>
    <w:rsid w:val="009C5058"/>
    <w:rsid w:val="009C52C1"/>
    <w:rsid w:val="009C6051"/>
    <w:rsid w:val="009C6159"/>
    <w:rsid w:val="009C769D"/>
    <w:rsid w:val="009C780E"/>
    <w:rsid w:val="009D1BAB"/>
    <w:rsid w:val="009D3709"/>
    <w:rsid w:val="009D3D7C"/>
    <w:rsid w:val="009D4290"/>
    <w:rsid w:val="009D7DA9"/>
    <w:rsid w:val="009E213A"/>
    <w:rsid w:val="009E2B0D"/>
    <w:rsid w:val="009E2F27"/>
    <w:rsid w:val="009E5285"/>
    <w:rsid w:val="009E52D0"/>
    <w:rsid w:val="009E5A83"/>
    <w:rsid w:val="009E67F0"/>
    <w:rsid w:val="009F006A"/>
    <w:rsid w:val="009F04B7"/>
    <w:rsid w:val="009F2F97"/>
    <w:rsid w:val="009F53B8"/>
    <w:rsid w:val="009F6577"/>
    <w:rsid w:val="009F7D24"/>
    <w:rsid w:val="009F7D75"/>
    <w:rsid w:val="00A0019E"/>
    <w:rsid w:val="00A007CB"/>
    <w:rsid w:val="00A00BE0"/>
    <w:rsid w:val="00A01070"/>
    <w:rsid w:val="00A01413"/>
    <w:rsid w:val="00A05EDD"/>
    <w:rsid w:val="00A07358"/>
    <w:rsid w:val="00A1064C"/>
    <w:rsid w:val="00A108E0"/>
    <w:rsid w:val="00A10E54"/>
    <w:rsid w:val="00A10F37"/>
    <w:rsid w:val="00A123AC"/>
    <w:rsid w:val="00A12AA1"/>
    <w:rsid w:val="00A12BA7"/>
    <w:rsid w:val="00A135E9"/>
    <w:rsid w:val="00A15F83"/>
    <w:rsid w:val="00A20058"/>
    <w:rsid w:val="00A20B8A"/>
    <w:rsid w:val="00A212B0"/>
    <w:rsid w:val="00A23306"/>
    <w:rsid w:val="00A24870"/>
    <w:rsid w:val="00A257F9"/>
    <w:rsid w:val="00A259BC"/>
    <w:rsid w:val="00A25F1F"/>
    <w:rsid w:val="00A26DCF"/>
    <w:rsid w:val="00A27EDF"/>
    <w:rsid w:val="00A3108F"/>
    <w:rsid w:val="00A32147"/>
    <w:rsid w:val="00A34E29"/>
    <w:rsid w:val="00A36C5F"/>
    <w:rsid w:val="00A410AD"/>
    <w:rsid w:val="00A416B8"/>
    <w:rsid w:val="00A43ACD"/>
    <w:rsid w:val="00A4629E"/>
    <w:rsid w:val="00A46FEB"/>
    <w:rsid w:val="00A47353"/>
    <w:rsid w:val="00A51272"/>
    <w:rsid w:val="00A53105"/>
    <w:rsid w:val="00A532B9"/>
    <w:rsid w:val="00A545EB"/>
    <w:rsid w:val="00A56FDE"/>
    <w:rsid w:val="00A57958"/>
    <w:rsid w:val="00A62011"/>
    <w:rsid w:val="00A621E1"/>
    <w:rsid w:val="00A62B38"/>
    <w:rsid w:val="00A62B6B"/>
    <w:rsid w:val="00A6436C"/>
    <w:rsid w:val="00A648E5"/>
    <w:rsid w:val="00A657D8"/>
    <w:rsid w:val="00A66019"/>
    <w:rsid w:val="00A67A50"/>
    <w:rsid w:val="00A70130"/>
    <w:rsid w:val="00A7132F"/>
    <w:rsid w:val="00A7274F"/>
    <w:rsid w:val="00A7370B"/>
    <w:rsid w:val="00A73C8A"/>
    <w:rsid w:val="00A7414C"/>
    <w:rsid w:val="00A74A6E"/>
    <w:rsid w:val="00A752FC"/>
    <w:rsid w:val="00A76217"/>
    <w:rsid w:val="00A80C06"/>
    <w:rsid w:val="00A82138"/>
    <w:rsid w:val="00A8259E"/>
    <w:rsid w:val="00A83565"/>
    <w:rsid w:val="00A83C8A"/>
    <w:rsid w:val="00A8401E"/>
    <w:rsid w:val="00A8513F"/>
    <w:rsid w:val="00A8598E"/>
    <w:rsid w:val="00A8648C"/>
    <w:rsid w:val="00A910A6"/>
    <w:rsid w:val="00A9290E"/>
    <w:rsid w:val="00A9686D"/>
    <w:rsid w:val="00AA1D20"/>
    <w:rsid w:val="00AA2CC4"/>
    <w:rsid w:val="00AA4A9A"/>
    <w:rsid w:val="00AA4EB4"/>
    <w:rsid w:val="00AA5189"/>
    <w:rsid w:val="00AA6F8E"/>
    <w:rsid w:val="00AB381C"/>
    <w:rsid w:val="00AB4327"/>
    <w:rsid w:val="00AB4994"/>
    <w:rsid w:val="00AB4B5C"/>
    <w:rsid w:val="00AB5900"/>
    <w:rsid w:val="00AB608D"/>
    <w:rsid w:val="00AC023D"/>
    <w:rsid w:val="00AC1343"/>
    <w:rsid w:val="00AC19DB"/>
    <w:rsid w:val="00AC2C52"/>
    <w:rsid w:val="00AC78A5"/>
    <w:rsid w:val="00AC7A49"/>
    <w:rsid w:val="00AD0E20"/>
    <w:rsid w:val="00AD184A"/>
    <w:rsid w:val="00AD1B06"/>
    <w:rsid w:val="00AD1E0B"/>
    <w:rsid w:val="00AD2581"/>
    <w:rsid w:val="00AD34EB"/>
    <w:rsid w:val="00AD61B4"/>
    <w:rsid w:val="00AE0A9B"/>
    <w:rsid w:val="00AE0D82"/>
    <w:rsid w:val="00AF057F"/>
    <w:rsid w:val="00AF481B"/>
    <w:rsid w:val="00AF578D"/>
    <w:rsid w:val="00AF5A36"/>
    <w:rsid w:val="00B00B2D"/>
    <w:rsid w:val="00B00DF4"/>
    <w:rsid w:val="00B01A35"/>
    <w:rsid w:val="00B031A8"/>
    <w:rsid w:val="00B13E4B"/>
    <w:rsid w:val="00B20273"/>
    <w:rsid w:val="00B208A4"/>
    <w:rsid w:val="00B21BFA"/>
    <w:rsid w:val="00B21F04"/>
    <w:rsid w:val="00B27A80"/>
    <w:rsid w:val="00B30F8E"/>
    <w:rsid w:val="00B319D2"/>
    <w:rsid w:val="00B33DD4"/>
    <w:rsid w:val="00B33F09"/>
    <w:rsid w:val="00B34100"/>
    <w:rsid w:val="00B353C5"/>
    <w:rsid w:val="00B36227"/>
    <w:rsid w:val="00B37236"/>
    <w:rsid w:val="00B37832"/>
    <w:rsid w:val="00B37E91"/>
    <w:rsid w:val="00B40430"/>
    <w:rsid w:val="00B41922"/>
    <w:rsid w:val="00B448DA"/>
    <w:rsid w:val="00B4732D"/>
    <w:rsid w:val="00B4797E"/>
    <w:rsid w:val="00B5095E"/>
    <w:rsid w:val="00B51428"/>
    <w:rsid w:val="00B534FE"/>
    <w:rsid w:val="00B5359E"/>
    <w:rsid w:val="00B5388D"/>
    <w:rsid w:val="00B5451F"/>
    <w:rsid w:val="00B546A5"/>
    <w:rsid w:val="00B566B3"/>
    <w:rsid w:val="00B57CAE"/>
    <w:rsid w:val="00B63E44"/>
    <w:rsid w:val="00B640BE"/>
    <w:rsid w:val="00B64A26"/>
    <w:rsid w:val="00B65C73"/>
    <w:rsid w:val="00B66298"/>
    <w:rsid w:val="00B67BBD"/>
    <w:rsid w:val="00B67EAC"/>
    <w:rsid w:val="00B70A6B"/>
    <w:rsid w:val="00B7111F"/>
    <w:rsid w:val="00B71A48"/>
    <w:rsid w:val="00B71F19"/>
    <w:rsid w:val="00B74A4B"/>
    <w:rsid w:val="00B75A0F"/>
    <w:rsid w:val="00B75B7C"/>
    <w:rsid w:val="00B8005D"/>
    <w:rsid w:val="00B8031C"/>
    <w:rsid w:val="00B80E55"/>
    <w:rsid w:val="00B80EF0"/>
    <w:rsid w:val="00B81420"/>
    <w:rsid w:val="00B834BF"/>
    <w:rsid w:val="00B84313"/>
    <w:rsid w:val="00B84E02"/>
    <w:rsid w:val="00B86392"/>
    <w:rsid w:val="00B865DD"/>
    <w:rsid w:val="00B8795A"/>
    <w:rsid w:val="00B9316F"/>
    <w:rsid w:val="00B9379C"/>
    <w:rsid w:val="00B939DD"/>
    <w:rsid w:val="00B93F53"/>
    <w:rsid w:val="00B947C3"/>
    <w:rsid w:val="00B94CAE"/>
    <w:rsid w:val="00B9562C"/>
    <w:rsid w:val="00B97121"/>
    <w:rsid w:val="00BA133E"/>
    <w:rsid w:val="00BA1A53"/>
    <w:rsid w:val="00BA4B02"/>
    <w:rsid w:val="00BA74C4"/>
    <w:rsid w:val="00BA7E7E"/>
    <w:rsid w:val="00BB0092"/>
    <w:rsid w:val="00BB00E1"/>
    <w:rsid w:val="00BB0651"/>
    <w:rsid w:val="00BB1773"/>
    <w:rsid w:val="00BB1D7C"/>
    <w:rsid w:val="00BB35CB"/>
    <w:rsid w:val="00BB3E44"/>
    <w:rsid w:val="00BB4B30"/>
    <w:rsid w:val="00BB692A"/>
    <w:rsid w:val="00BB74DD"/>
    <w:rsid w:val="00BB7CD1"/>
    <w:rsid w:val="00BB7D80"/>
    <w:rsid w:val="00BC0E91"/>
    <w:rsid w:val="00BC1E12"/>
    <w:rsid w:val="00BC2B40"/>
    <w:rsid w:val="00BC315F"/>
    <w:rsid w:val="00BC570D"/>
    <w:rsid w:val="00BC66AC"/>
    <w:rsid w:val="00BC7217"/>
    <w:rsid w:val="00BC7BC4"/>
    <w:rsid w:val="00BD113A"/>
    <w:rsid w:val="00BD21C0"/>
    <w:rsid w:val="00BD3485"/>
    <w:rsid w:val="00BD4BB2"/>
    <w:rsid w:val="00BD5A1C"/>
    <w:rsid w:val="00BD5EE6"/>
    <w:rsid w:val="00BE224D"/>
    <w:rsid w:val="00BE281F"/>
    <w:rsid w:val="00BE2C11"/>
    <w:rsid w:val="00BE6C6D"/>
    <w:rsid w:val="00BF0174"/>
    <w:rsid w:val="00BF1876"/>
    <w:rsid w:val="00BF2D51"/>
    <w:rsid w:val="00BF357D"/>
    <w:rsid w:val="00BF4E60"/>
    <w:rsid w:val="00BF7859"/>
    <w:rsid w:val="00BF789B"/>
    <w:rsid w:val="00C00ED6"/>
    <w:rsid w:val="00C0192E"/>
    <w:rsid w:val="00C01A57"/>
    <w:rsid w:val="00C039F8"/>
    <w:rsid w:val="00C05DDE"/>
    <w:rsid w:val="00C06A3D"/>
    <w:rsid w:val="00C101BA"/>
    <w:rsid w:val="00C11750"/>
    <w:rsid w:val="00C12137"/>
    <w:rsid w:val="00C123FF"/>
    <w:rsid w:val="00C12A32"/>
    <w:rsid w:val="00C1445E"/>
    <w:rsid w:val="00C154C2"/>
    <w:rsid w:val="00C169D7"/>
    <w:rsid w:val="00C16DBB"/>
    <w:rsid w:val="00C20AAC"/>
    <w:rsid w:val="00C20BE5"/>
    <w:rsid w:val="00C210A6"/>
    <w:rsid w:val="00C22AD5"/>
    <w:rsid w:val="00C24115"/>
    <w:rsid w:val="00C24B74"/>
    <w:rsid w:val="00C24F23"/>
    <w:rsid w:val="00C26B0E"/>
    <w:rsid w:val="00C271E0"/>
    <w:rsid w:val="00C27D95"/>
    <w:rsid w:val="00C3179C"/>
    <w:rsid w:val="00C32224"/>
    <w:rsid w:val="00C331E4"/>
    <w:rsid w:val="00C33306"/>
    <w:rsid w:val="00C35509"/>
    <w:rsid w:val="00C35DE2"/>
    <w:rsid w:val="00C408C5"/>
    <w:rsid w:val="00C40C43"/>
    <w:rsid w:val="00C41DB5"/>
    <w:rsid w:val="00C4239A"/>
    <w:rsid w:val="00C43C7A"/>
    <w:rsid w:val="00C43E8A"/>
    <w:rsid w:val="00C4577D"/>
    <w:rsid w:val="00C45AA9"/>
    <w:rsid w:val="00C4632D"/>
    <w:rsid w:val="00C46612"/>
    <w:rsid w:val="00C525C4"/>
    <w:rsid w:val="00C53915"/>
    <w:rsid w:val="00C540BE"/>
    <w:rsid w:val="00C54738"/>
    <w:rsid w:val="00C57340"/>
    <w:rsid w:val="00C620D0"/>
    <w:rsid w:val="00C63185"/>
    <w:rsid w:val="00C64D0F"/>
    <w:rsid w:val="00C67AA4"/>
    <w:rsid w:val="00C707EF"/>
    <w:rsid w:val="00C70C2D"/>
    <w:rsid w:val="00C71B33"/>
    <w:rsid w:val="00C725E3"/>
    <w:rsid w:val="00C72D31"/>
    <w:rsid w:val="00C739D8"/>
    <w:rsid w:val="00C75248"/>
    <w:rsid w:val="00C76DAE"/>
    <w:rsid w:val="00C80DFC"/>
    <w:rsid w:val="00C8237C"/>
    <w:rsid w:val="00C829BB"/>
    <w:rsid w:val="00C82AD9"/>
    <w:rsid w:val="00C84812"/>
    <w:rsid w:val="00C90A04"/>
    <w:rsid w:val="00C912DD"/>
    <w:rsid w:val="00C91E3C"/>
    <w:rsid w:val="00C9583D"/>
    <w:rsid w:val="00C969EA"/>
    <w:rsid w:val="00C97F16"/>
    <w:rsid w:val="00CA0AE9"/>
    <w:rsid w:val="00CA103D"/>
    <w:rsid w:val="00CA1D57"/>
    <w:rsid w:val="00CA274B"/>
    <w:rsid w:val="00CA2FD3"/>
    <w:rsid w:val="00CA3BE3"/>
    <w:rsid w:val="00CA46AC"/>
    <w:rsid w:val="00CA557D"/>
    <w:rsid w:val="00CA5A71"/>
    <w:rsid w:val="00CA6C0C"/>
    <w:rsid w:val="00CA7F3B"/>
    <w:rsid w:val="00CB123C"/>
    <w:rsid w:val="00CB15BB"/>
    <w:rsid w:val="00CB1E8E"/>
    <w:rsid w:val="00CB2840"/>
    <w:rsid w:val="00CB2C09"/>
    <w:rsid w:val="00CB47FD"/>
    <w:rsid w:val="00CB5003"/>
    <w:rsid w:val="00CB5B48"/>
    <w:rsid w:val="00CB6366"/>
    <w:rsid w:val="00CB7508"/>
    <w:rsid w:val="00CB7D7A"/>
    <w:rsid w:val="00CC207F"/>
    <w:rsid w:val="00CC3187"/>
    <w:rsid w:val="00CC31A9"/>
    <w:rsid w:val="00CC32BC"/>
    <w:rsid w:val="00CC59BB"/>
    <w:rsid w:val="00CC5E98"/>
    <w:rsid w:val="00CD14CC"/>
    <w:rsid w:val="00CD1DAE"/>
    <w:rsid w:val="00CD6F40"/>
    <w:rsid w:val="00CE142C"/>
    <w:rsid w:val="00CE1503"/>
    <w:rsid w:val="00CE2B48"/>
    <w:rsid w:val="00CE43AD"/>
    <w:rsid w:val="00CE488C"/>
    <w:rsid w:val="00CE4C65"/>
    <w:rsid w:val="00CF16C3"/>
    <w:rsid w:val="00CF1F10"/>
    <w:rsid w:val="00CF1FE2"/>
    <w:rsid w:val="00CF547E"/>
    <w:rsid w:val="00CF69F4"/>
    <w:rsid w:val="00CF6D57"/>
    <w:rsid w:val="00CF76B1"/>
    <w:rsid w:val="00D0128F"/>
    <w:rsid w:val="00D029B9"/>
    <w:rsid w:val="00D033F3"/>
    <w:rsid w:val="00D038E2"/>
    <w:rsid w:val="00D064C1"/>
    <w:rsid w:val="00D10E42"/>
    <w:rsid w:val="00D11E33"/>
    <w:rsid w:val="00D12A71"/>
    <w:rsid w:val="00D1399F"/>
    <w:rsid w:val="00D15FC2"/>
    <w:rsid w:val="00D16111"/>
    <w:rsid w:val="00D162BB"/>
    <w:rsid w:val="00D17BE3"/>
    <w:rsid w:val="00D20927"/>
    <w:rsid w:val="00D20D22"/>
    <w:rsid w:val="00D20EFB"/>
    <w:rsid w:val="00D223A5"/>
    <w:rsid w:val="00D25B33"/>
    <w:rsid w:val="00D25BB9"/>
    <w:rsid w:val="00D26BEA"/>
    <w:rsid w:val="00D2739C"/>
    <w:rsid w:val="00D303E2"/>
    <w:rsid w:val="00D313F3"/>
    <w:rsid w:val="00D31BE7"/>
    <w:rsid w:val="00D32D9B"/>
    <w:rsid w:val="00D33221"/>
    <w:rsid w:val="00D33465"/>
    <w:rsid w:val="00D33F1D"/>
    <w:rsid w:val="00D36B36"/>
    <w:rsid w:val="00D40246"/>
    <w:rsid w:val="00D408FB"/>
    <w:rsid w:val="00D40A67"/>
    <w:rsid w:val="00D43AC7"/>
    <w:rsid w:val="00D449B7"/>
    <w:rsid w:val="00D45FFF"/>
    <w:rsid w:val="00D46073"/>
    <w:rsid w:val="00D4787D"/>
    <w:rsid w:val="00D47B85"/>
    <w:rsid w:val="00D54768"/>
    <w:rsid w:val="00D57125"/>
    <w:rsid w:val="00D57C1D"/>
    <w:rsid w:val="00D60485"/>
    <w:rsid w:val="00D60E12"/>
    <w:rsid w:val="00D65DBD"/>
    <w:rsid w:val="00D667D2"/>
    <w:rsid w:val="00D66F9F"/>
    <w:rsid w:val="00D670A7"/>
    <w:rsid w:val="00D71484"/>
    <w:rsid w:val="00D726CD"/>
    <w:rsid w:val="00D76778"/>
    <w:rsid w:val="00D76CDF"/>
    <w:rsid w:val="00D779D2"/>
    <w:rsid w:val="00D80133"/>
    <w:rsid w:val="00D8118D"/>
    <w:rsid w:val="00D81829"/>
    <w:rsid w:val="00D818C6"/>
    <w:rsid w:val="00D831DB"/>
    <w:rsid w:val="00D83936"/>
    <w:rsid w:val="00D83F57"/>
    <w:rsid w:val="00D846D2"/>
    <w:rsid w:val="00D85C30"/>
    <w:rsid w:val="00D867DC"/>
    <w:rsid w:val="00D86ECC"/>
    <w:rsid w:val="00D87217"/>
    <w:rsid w:val="00D87B0F"/>
    <w:rsid w:val="00D91905"/>
    <w:rsid w:val="00D925E6"/>
    <w:rsid w:val="00D936EC"/>
    <w:rsid w:val="00D93F93"/>
    <w:rsid w:val="00D94D16"/>
    <w:rsid w:val="00DA0828"/>
    <w:rsid w:val="00DA1AB9"/>
    <w:rsid w:val="00DA2043"/>
    <w:rsid w:val="00DA3202"/>
    <w:rsid w:val="00DA55DA"/>
    <w:rsid w:val="00DA68C0"/>
    <w:rsid w:val="00DA6A04"/>
    <w:rsid w:val="00DB2899"/>
    <w:rsid w:val="00DB341F"/>
    <w:rsid w:val="00DB4EFF"/>
    <w:rsid w:val="00DB7C62"/>
    <w:rsid w:val="00DC17C2"/>
    <w:rsid w:val="00DC2188"/>
    <w:rsid w:val="00DC24B3"/>
    <w:rsid w:val="00DC2D22"/>
    <w:rsid w:val="00DC401F"/>
    <w:rsid w:val="00DC42CB"/>
    <w:rsid w:val="00DC67B6"/>
    <w:rsid w:val="00DC741D"/>
    <w:rsid w:val="00DC7C1E"/>
    <w:rsid w:val="00DD0F73"/>
    <w:rsid w:val="00DD0FC1"/>
    <w:rsid w:val="00DD15D0"/>
    <w:rsid w:val="00DD5976"/>
    <w:rsid w:val="00DD76D6"/>
    <w:rsid w:val="00DE0445"/>
    <w:rsid w:val="00DE2B34"/>
    <w:rsid w:val="00DE2F22"/>
    <w:rsid w:val="00DE2FEB"/>
    <w:rsid w:val="00DE33D2"/>
    <w:rsid w:val="00DE359D"/>
    <w:rsid w:val="00DE58E0"/>
    <w:rsid w:val="00DE73E1"/>
    <w:rsid w:val="00DF07F2"/>
    <w:rsid w:val="00DF15C9"/>
    <w:rsid w:val="00DF1671"/>
    <w:rsid w:val="00DF2DC2"/>
    <w:rsid w:val="00DF7B82"/>
    <w:rsid w:val="00DF7BF8"/>
    <w:rsid w:val="00E0415A"/>
    <w:rsid w:val="00E041CA"/>
    <w:rsid w:val="00E05EDC"/>
    <w:rsid w:val="00E10917"/>
    <w:rsid w:val="00E13143"/>
    <w:rsid w:val="00E132C4"/>
    <w:rsid w:val="00E1568F"/>
    <w:rsid w:val="00E156E2"/>
    <w:rsid w:val="00E160F7"/>
    <w:rsid w:val="00E178F9"/>
    <w:rsid w:val="00E208DD"/>
    <w:rsid w:val="00E23333"/>
    <w:rsid w:val="00E23D53"/>
    <w:rsid w:val="00E245D5"/>
    <w:rsid w:val="00E24E2C"/>
    <w:rsid w:val="00E254B9"/>
    <w:rsid w:val="00E27CC7"/>
    <w:rsid w:val="00E3016B"/>
    <w:rsid w:val="00E30D0E"/>
    <w:rsid w:val="00E30ECB"/>
    <w:rsid w:val="00E3348A"/>
    <w:rsid w:val="00E33745"/>
    <w:rsid w:val="00E349B6"/>
    <w:rsid w:val="00E356B1"/>
    <w:rsid w:val="00E365BC"/>
    <w:rsid w:val="00E4006D"/>
    <w:rsid w:val="00E41DEC"/>
    <w:rsid w:val="00E425DB"/>
    <w:rsid w:val="00E446F6"/>
    <w:rsid w:val="00E45409"/>
    <w:rsid w:val="00E4570A"/>
    <w:rsid w:val="00E462E6"/>
    <w:rsid w:val="00E47B14"/>
    <w:rsid w:val="00E514EC"/>
    <w:rsid w:val="00E52836"/>
    <w:rsid w:val="00E546C6"/>
    <w:rsid w:val="00E55208"/>
    <w:rsid w:val="00E55D33"/>
    <w:rsid w:val="00E565F5"/>
    <w:rsid w:val="00E56872"/>
    <w:rsid w:val="00E57A20"/>
    <w:rsid w:val="00E61D7D"/>
    <w:rsid w:val="00E62641"/>
    <w:rsid w:val="00E6301C"/>
    <w:rsid w:val="00E643AF"/>
    <w:rsid w:val="00E70099"/>
    <w:rsid w:val="00E70CF1"/>
    <w:rsid w:val="00E71C97"/>
    <w:rsid w:val="00E72F22"/>
    <w:rsid w:val="00E7311D"/>
    <w:rsid w:val="00E77501"/>
    <w:rsid w:val="00E80530"/>
    <w:rsid w:val="00E81196"/>
    <w:rsid w:val="00E81CAE"/>
    <w:rsid w:val="00E84A34"/>
    <w:rsid w:val="00E853BD"/>
    <w:rsid w:val="00E90BE1"/>
    <w:rsid w:val="00E96DBB"/>
    <w:rsid w:val="00E96F70"/>
    <w:rsid w:val="00E97961"/>
    <w:rsid w:val="00EA20A0"/>
    <w:rsid w:val="00EA2795"/>
    <w:rsid w:val="00EA3061"/>
    <w:rsid w:val="00EA37C8"/>
    <w:rsid w:val="00EA3FE6"/>
    <w:rsid w:val="00EA4520"/>
    <w:rsid w:val="00EA599A"/>
    <w:rsid w:val="00EB4C15"/>
    <w:rsid w:val="00EB4C36"/>
    <w:rsid w:val="00EB4CAE"/>
    <w:rsid w:val="00EB5784"/>
    <w:rsid w:val="00EB7F1A"/>
    <w:rsid w:val="00EC0688"/>
    <w:rsid w:val="00EC07E1"/>
    <w:rsid w:val="00EC1D36"/>
    <w:rsid w:val="00EC3776"/>
    <w:rsid w:val="00EC7371"/>
    <w:rsid w:val="00ED06C5"/>
    <w:rsid w:val="00ED16B8"/>
    <w:rsid w:val="00ED31A6"/>
    <w:rsid w:val="00ED412A"/>
    <w:rsid w:val="00ED53FF"/>
    <w:rsid w:val="00ED5C2A"/>
    <w:rsid w:val="00EE0E55"/>
    <w:rsid w:val="00EE631E"/>
    <w:rsid w:val="00EE78D8"/>
    <w:rsid w:val="00EE7D9D"/>
    <w:rsid w:val="00EF2B7E"/>
    <w:rsid w:val="00EF3CDA"/>
    <w:rsid w:val="00EF5722"/>
    <w:rsid w:val="00EF60F5"/>
    <w:rsid w:val="00EF6AAB"/>
    <w:rsid w:val="00EF6C11"/>
    <w:rsid w:val="00EF72CE"/>
    <w:rsid w:val="00F008BB"/>
    <w:rsid w:val="00F051B6"/>
    <w:rsid w:val="00F070F9"/>
    <w:rsid w:val="00F112E3"/>
    <w:rsid w:val="00F120D1"/>
    <w:rsid w:val="00F12AAE"/>
    <w:rsid w:val="00F132B9"/>
    <w:rsid w:val="00F135FD"/>
    <w:rsid w:val="00F1398F"/>
    <w:rsid w:val="00F13D95"/>
    <w:rsid w:val="00F15479"/>
    <w:rsid w:val="00F15F98"/>
    <w:rsid w:val="00F16432"/>
    <w:rsid w:val="00F167F2"/>
    <w:rsid w:val="00F16B8E"/>
    <w:rsid w:val="00F21349"/>
    <w:rsid w:val="00F2191C"/>
    <w:rsid w:val="00F2274A"/>
    <w:rsid w:val="00F25AD0"/>
    <w:rsid w:val="00F27CF4"/>
    <w:rsid w:val="00F27FCF"/>
    <w:rsid w:val="00F3492C"/>
    <w:rsid w:val="00F368D7"/>
    <w:rsid w:val="00F40168"/>
    <w:rsid w:val="00F4187B"/>
    <w:rsid w:val="00F41F0B"/>
    <w:rsid w:val="00F42B59"/>
    <w:rsid w:val="00F43CC6"/>
    <w:rsid w:val="00F478E9"/>
    <w:rsid w:val="00F50027"/>
    <w:rsid w:val="00F50AF8"/>
    <w:rsid w:val="00F50C85"/>
    <w:rsid w:val="00F52718"/>
    <w:rsid w:val="00F52E44"/>
    <w:rsid w:val="00F53E4F"/>
    <w:rsid w:val="00F5457D"/>
    <w:rsid w:val="00F57887"/>
    <w:rsid w:val="00F608A4"/>
    <w:rsid w:val="00F64B34"/>
    <w:rsid w:val="00F657B8"/>
    <w:rsid w:val="00F66132"/>
    <w:rsid w:val="00F67A49"/>
    <w:rsid w:val="00F70110"/>
    <w:rsid w:val="00F7283C"/>
    <w:rsid w:val="00F73495"/>
    <w:rsid w:val="00F73D8F"/>
    <w:rsid w:val="00F74091"/>
    <w:rsid w:val="00F7798D"/>
    <w:rsid w:val="00F83182"/>
    <w:rsid w:val="00F84647"/>
    <w:rsid w:val="00F84D36"/>
    <w:rsid w:val="00F8586A"/>
    <w:rsid w:val="00F8605F"/>
    <w:rsid w:val="00F86DD7"/>
    <w:rsid w:val="00F86E59"/>
    <w:rsid w:val="00FA0863"/>
    <w:rsid w:val="00FA29FF"/>
    <w:rsid w:val="00FA3009"/>
    <w:rsid w:val="00FA4A2B"/>
    <w:rsid w:val="00FA4D61"/>
    <w:rsid w:val="00FA69F2"/>
    <w:rsid w:val="00FA7DC7"/>
    <w:rsid w:val="00FB04D6"/>
    <w:rsid w:val="00FB1926"/>
    <w:rsid w:val="00FB2FE6"/>
    <w:rsid w:val="00FB4B1A"/>
    <w:rsid w:val="00FB5550"/>
    <w:rsid w:val="00FB59C3"/>
    <w:rsid w:val="00FB6027"/>
    <w:rsid w:val="00FC02E3"/>
    <w:rsid w:val="00FC0DF1"/>
    <w:rsid w:val="00FC1733"/>
    <w:rsid w:val="00FC24CF"/>
    <w:rsid w:val="00FC2677"/>
    <w:rsid w:val="00FC324C"/>
    <w:rsid w:val="00FC5716"/>
    <w:rsid w:val="00FC5EFA"/>
    <w:rsid w:val="00FC650B"/>
    <w:rsid w:val="00FC732A"/>
    <w:rsid w:val="00FC767D"/>
    <w:rsid w:val="00FD0246"/>
    <w:rsid w:val="00FD2715"/>
    <w:rsid w:val="00FD5E44"/>
    <w:rsid w:val="00FE2EBB"/>
    <w:rsid w:val="00FE6767"/>
    <w:rsid w:val="00FE7770"/>
    <w:rsid w:val="00FE7866"/>
    <w:rsid w:val="00FF023A"/>
    <w:rsid w:val="00FF43C2"/>
    <w:rsid w:val="00FF495B"/>
    <w:rsid w:val="00FF696D"/>
    <w:rsid w:val="00FF7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6E049"/>
  <w15:chartTrackingRefBased/>
  <w15:docId w15:val="{DAFF8991-AAFC-4EDB-84FC-01112CC21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3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233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233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233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33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33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33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33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33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3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33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33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33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33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33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33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33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3304"/>
    <w:rPr>
      <w:rFonts w:eastAsiaTheme="majorEastAsia" w:cstheme="majorBidi"/>
      <w:color w:val="272727" w:themeColor="text1" w:themeTint="D8"/>
    </w:rPr>
  </w:style>
  <w:style w:type="paragraph" w:styleId="Title">
    <w:name w:val="Title"/>
    <w:basedOn w:val="Normal"/>
    <w:next w:val="Normal"/>
    <w:link w:val="TitleChar"/>
    <w:uiPriority w:val="10"/>
    <w:qFormat/>
    <w:rsid w:val="009233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3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3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33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3304"/>
    <w:pPr>
      <w:spacing w:before="160"/>
      <w:jc w:val="center"/>
    </w:pPr>
    <w:rPr>
      <w:i/>
      <w:iCs/>
      <w:color w:val="404040" w:themeColor="text1" w:themeTint="BF"/>
    </w:rPr>
  </w:style>
  <w:style w:type="character" w:customStyle="1" w:styleId="QuoteChar">
    <w:name w:val="Quote Char"/>
    <w:basedOn w:val="DefaultParagraphFont"/>
    <w:link w:val="Quote"/>
    <w:uiPriority w:val="29"/>
    <w:rsid w:val="00923304"/>
    <w:rPr>
      <w:i/>
      <w:iCs/>
      <w:color w:val="404040" w:themeColor="text1" w:themeTint="BF"/>
    </w:rPr>
  </w:style>
  <w:style w:type="paragraph" w:styleId="ListParagraph">
    <w:name w:val="List Paragraph"/>
    <w:basedOn w:val="Normal"/>
    <w:uiPriority w:val="1"/>
    <w:qFormat/>
    <w:rsid w:val="00923304"/>
    <w:pPr>
      <w:ind w:left="720"/>
      <w:contextualSpacing/>
    </w:pPr>
  </w:style>
  <w:style w:type="character" w:styleId="IntenseEmphasis">
    <w:name w:val="Intense Emphasis"/>
    <w:basedOn w:val="DefaultParagraphFont"/>
    <w:uiPriority w:val="21"/>
    <w:qFormat/>
    <w:rsid w:val="00923304"/>
    <w:rPr>
      <w:i/>
      <w:iCs/>
      <w:color w:val="0F4761" w:themeColor="accent1" w:themeShade="BF"/>
    </w:rPr>
  </w:style>
  <w:style w:type="paragraph" w:styleId="IntenseQuote">
    <w:name w:val="Intense Quote"/>
    <w:basedOn w:val="Normal"/>
    <w:next w:val="Normal"/>
    <w:link w:val="IntenseQuoteChar"/>
    <w:uiPriority w:val="30"/>
    <w:qFormat/>
    <w:rsid w:val="009233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3304"/>
    <w:rPr>
      <w:i/>
      <w:iCs/>
      <w:color w:val="0F4761" w:themeColor="accent1" w:themeShade="BF"/>
    </w:rPr>
  </w:style>
  <w:style w:type="character" w:styleId="IntenseReference">
    <w:name w:val="Intense Reference"/>
    <w:basedOn w:val="DefaultParagraphFont"/>
    <w:uiPriority w:val="32"/>
    <w:qFormat/>
    <w:rsid w:val="00923304"/>
    <w:rPr>
      <w:b/>
      <w:bCs/>
      <w:smallCaps/>
      <w:color w:val="0F4761" w:themeColor="accent1" w:themeShade="BF"/>
      <w:spacing w:val="5"/>
    </w:rPr>
  </w:style>
  <w:style w:type="table" w:styleId="TableGrid">
    <w:name w:val="Table Grid"/>
    <w:basedOn w:val="TableNormal"/>
    <w:uiPriority w:val="39"/>
    <w:rsid w:val="00923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3304"/>
    <w:rPr>
      <w:color w:val="666666"/>
    </w:rPr>
  </w:style>
  <w:style w:type="character" w:customStyle="1" w:styleId="TheFormToolGray">
    <w:name w:val="TheFormToolGray"/>
    <w:basedOn w:val="DefaultParagraphFont"/>
    <w:rsid w:val="00923304"/>
    <w:rPr>
      <w:rFonts w:ascii="Calibri" w:hAnsi="Calibri" w:cs="Calibri"/>
      <w:color w:val="808080"/>
      <w:sz w:val="22"/>
    </w:rPr>
  </w:style>
  <w:style w:type="character" w:customStyle="1" w:styleId="TheFormToolBlack">
    <w:name w:val="TheFormToolBlack"/>
    <w:basedOn w:val="DefaultParagraphFont"/>
    <w:rsid w:val="00923304"/>
    <w:rPr>
      <w:rFonts w:ascii="Calibri" w:hAnsi="Calibri" w:cs="Calibri"/>
      <w:color w:val="000000"/>
      <w:sz w:val="22"/>
    </w:rPr>
  </w:style>
  <w:style w:type="character" w:styleId="CommentReference">
    <w:name w:val="annotation reference"/>
    <w:basedOn w:val="DefaultParagraphFont"/>
    <w:uiPriority w:val="99"/>
    <w:semiHidden/>
    <w:unhideWhenUsed/>
    <w:rsid w:val="0059742F"/>
    <w:rPr>
      <w:sz w:val="16"/>
      <w:szCs w:val="16"/>
    </w:rPr>
  </w:style>
  <w:style w:type="paragraph" w:styleId="CommentText">
    <w:name w:val="annotation text"/>
    <w:basedOn w:val="Normal"/>
    <w:link w:val="CommentTextChar"/>
    <w:uiPriority w:val="99"/>
    <w:unhideWhenUsed/>
    <w:rsid w:val="0059742F"/>
    <w:pPr>
      <w:spacing w:line="240" w:lineRule="auto"/>
    </w:pPr>
    <w:rPr>
      <w:sz w:val="20"/>
      <w:szCs w:val="20"/>
    </w:rPr>
  </w:style>
  <w:style w:type="character" w:customStyle="1" w:styleId="CommentTextChar">
    <w:name w:val="Comment Text Char"/>
    <w:basedOn w:val="DefaultParagraphFont"/>
    <w:link w:val="CommentText"/>
    <w:uiPriority w:val="99"/>
    <w:rsid w:val="0059742F"/>
    <w:rPr>
      <w:sz w:val="20"/>
      <w:szCs w:val="20"/>
    </w:rPr>
  </w:style>
  <w:style w:type="paragraph" w:styleId="CommentSubject">
    <w:name w:val="annotation subject"/>
    <w:basedOn w:val="CommentText"/>
    <w:next w:val="CommentText"/>
    <w:link w:val="CommentSubjectChar"/>
    <w:uiPriority w:val="99"/>
    <w:semiHidden/>
    <w:unhideWhenUsed/>
    <w:rsid w:val="0059742F"/>
    <w:rPr>
      <w:b/>
      <w:bCs/>
    </w:rPr>
  </w:style>
  <w:style w:type="character" w:customStyle="1" w:styleId="CommentSubjectChar">
    <w:name w:val="Comment Subject Char"/>
    <w:basedOn w:val="CommentTextChar"/>
    <w:link w:val="CommentSubject"/>
    <w:uiPriority w:val="99"/>
    <w:semiHidden/>
    <w:rsid w:val="0059742F"/>
    <w:rPr>
      <w:b/>
      <w:bCs/>
      <w:sz w:val="20"/>
      <w:szCs w:val="20"/>
    </w:rPr>
  </w:style>
  <w:style w:type="paragraph" w:styleId="Header">
    <w:name w:val="header"/>
    <w:basedOn w:val="Normal"/>
    <w:link w:val="HeaderChar"/>
    <w:uiPriority w:val="99"/>
    <w:unhideWhenUsed/>
    <w:rsid w:val="009E2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13A"/>
  </w:style>
  <w:style w:type="paragraph" w:styleId="Footer">
    <w:name w:val="footer"/>
    <w:basedOn w:val="Normal"/>
    <w:link w:val="FooterChar"/>
    <w:uiPriority w:val="99"/>
    <w:unhideWhenUsed/>
    <w:rsid w:val="009E2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13A"/>
  </w:style>
  <w:style w:type="character" w:styleId="Hyperlink">
    <w:name w:val="Hyperlink"/>
    <w:basedOn w:val="DefaultParagraphFont"/>
    <w:uiPriority w:val="99"/>
    <w:unhideWhenUsed/>
    <w:rsid w:val="003B1D9A"/>
    <w:rPr>
      <w:color w:val="467886" w:themeColor="hyperlink"/>
      <w:u w:val="single"/>
    </w:rPr>
  </w:style>
  <w:style w:type="character" w:styleId="UnresolvedMention">
    <w:name w:val="Unresolved Mention"/>
    <w:basedOn w:val="DefaultParagraphFont"/>
    <w:uiPriority w:val="99"/>
    <w:semiHidden/>
    <w:unhideWhenUsed/>
    <w:rsid w:val="003B1D9A"/>
    <w:rPr>
      <w:color w:val="605E5C"/>
      <w:shd w:val="clear" w:color="auto" w:fill="E1DFDD"/>
    </w:rPr>
  </w:style>
  <w:style w:type="paragraph" w:customStyle="1" w:styleId="alpha1">
    <w:name w:val="alpha 1"/>
    <w:basedOn w:val="Normal"/>
    <w:rsid w:val="009B5228"/>
    <w:pPr>
      <w:numPr>
        <w:numId w:val="30"/>
      </w:numPr>
      <w:spacing w:after="140" w:line="290" w:lineRule="auto"/>
      <w:jc w:val="both"/>
      <w:outlineLvl w:val="0"/>
    </w:pPr>
    <w:rPr>
      <w:rFonts w:ascii="Times New Roman" w:eastAsia="Times New Roman" w:hAnsi="Times New Roman" w:cs="Times New Roman"/>
      <w:kern w:val="20"/>
      <w:szCs w:val="20"/>
      <w:lang w:eastAsia="es-CO"/>
      <w14:ligatures w14:val="none"/>
    </w:rPr>
  </w:style>
  <w:style w:type="paragraph" w:styleId="BodyText">
    <w:name w:val="Body Text"/>
    <w:basedOn w:val="Normal"/>
    <w:link w:val="BodyTextChar"/>
    <w:uiPriority w:val="1"/>
    <w:qFormat/>
    <w:rsid w:val="00D0128F"/>
    <w:pPr>
      <w:widowControl w:val="0"/>
      <w:autoSpaceDE w:val="0"/>
      <w:autoSpaceDN w:val="0"/>
      <w:spacing w:after="0" w:line="240" w:lineRule="auto"/>
    </w:pPr>
    <w:rPr>
      <w:rFonts w:ascii="Segoe UI" w:eastAsia="Segoe UI" w:hAnsi="Segoe UI" w:cs="Segoe UI"/>
      <w:kern w:val="0"/>
      <w:sz w:val="24"/>
      <w:szCs w:val="24"/>
      <w14:ligatures w14:val="none"/>
    </w:rPr>
  </w:style>
  <w:style w:type="character" w:customStyle="1" w:styleId="BodyTextChar">
    <w:name w:val="Body Text Char"/>
    <w:basedOn w:val="DefaultParagraphFont"/>
    <w:link w:val="BodyText"/>
    <w:uiPriority w:val="1"/>
    <w:rsid w:val="00D0128F"/>
    <w:rPr>
      <w:rFonts w:ascii="Segoe UI" w:eastAsia="Segoe UI" w:hAnsi="Segoe UI" w:cs="Segoe UI"/>
      <w:kern w:val="0"/>
      <w:sz w:val="24"/>
      <w:szCs w:val="24"/>
      <w14:ligatures w14:val="none"/>
    </w:rPr>
  </w:style>
  <w:style w:type="paragraph" w:customStyle="1" w:styleId="TableParagraph">
    <w:name w:val="Table Paragraph"/>
    <w:basedOn w:val="Normal"/>
    <w:uiPriority w:val="1"/>
    <w:qFormat/>
    <w:rsid w:val="00D0128F"/>
    <w:pPr>
      <w:widowControl w:val="0"/>
      <w:autoSpaceDE w:val="0"/>
      <w:autoSpaceDN w:val="0"/>
      <w:spacing w:after="0" w:line="240" w:lineRule="auto"/>
    </w:pPr>
    <w:rPr>
      <w:rFonts w:ascii="Segoe UI" w:eastAsia="Segoe UI" w:hAnsi="Segoe UI" w:cs="Segoe UI"/>
      <w:kern w:val="0"/>
      <w14:ligatures w14:val="none"/>
    </w:rPr>
  </w:style>
  <w:style w:type="paragraph" w:styleId="NormalWeb">
    <w:name w:val="Normal (Web)"/>
    <w:basedOn w:val="Normal"/>
    <w:uiPriority w:val="99"/>
    <w:semiHidden/>
    <w:unhideWhenUsed/>
    <w:rsid w:val="0085471A"/>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paragraph" w:styleId="Revision">
    <w:name w:val="Revision"/>
    <w:hidden/>
    <w:uiPriority w:val="99"/>
    <w:semiHidden/>
    <w:rsid w:val="00A62B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80084">
      <w:bodyDiv w:val="1"/>
      <w:marLeft w:val="0"/>
      <w:marRight w:val="0"/>
      <w:marTop w:val="0"/>
      <w:marBottom w:val="0"/>
      <w:divBdr>
        <w:top w:val="none" w:sz="0" w:space="0" w:color="auto"/>
        <w:left w:val="none" w:sz="0" w:space="0" w:color="auto"/>
        <w:bottom w:val="none" w:sz="0" w:space="0" w:color="auto"/>
        <w:right w:val="none" w:sz="0" w:space="0" w:color="auto"/>
      </w:divBdr>
    </w:div>
    <w:div w:id="149567478">
      <w:bodyDiv w:val="1"/>
      <w:marLeft w:val="0"/>
      <w:marRight w:val="0"/>
      <w:marTop w:val="0"/>
      <w:marBottom w:val="0"/>
      <w:divBdr>
        <w:top w:val="none" w:sz="0" w:space="0" w:color="auto"/>
        <w:left w:val="none" w:sz="0" w:space="0" w:color="auto"/>
        <w:bottom w:val="none" w:sz="0" w:space="0" w:color="auto"/>
        <w:right w:val="none" w:sz="0" w:space="0" w:color="auto"/>
      </w:divBdr>
    </w:div>
    <w:div w:id="24958556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55">
          <w:marLeft w:val="0"/>
          <w:marRight w:val="0"/>
          <w:marTop w:val="0"/>
          <w:marBottom w:val="360"/>
          <w:divBdr>
            <w:top w:val="single" w:sz="2" w:space="0" w:color="auto"/>
            <w:left w:val="single" w:sz="2" w:space="0" w:color="auto"/>
            <w:bottom w:val="single" w:sz="2" w:space="0" w:color="auto"/>
            <w:right w:val="single" w:sz="2" w:space="0" w:color="auto"/>
          </w:divBdr>
          <w:divsChild>
            <w:div w:id="717894353">
              <w:marLeft w:val="0"/>
              <w:marRight w:val="0"/>
              <w:marTop w:val="0"/>
              <w:marBottom w:val="0"/>
              <w:divBdr>
                <w:top w:val="single" w:sz="2" w:space="0" w:color="auto"/>
                <w:left w:val="single" w:sz="2" w:space="0" w:color="auto"/>
                <w:bottom w:val="single" w:sz="2" w:space="0" w:color="auto"/>
                <w:right w:val="single" w:sz="2" w:space="0" w:color="auto"/>
              </w:divBdr>
              <w:divsChild>
                <w:div w:id="2135753376">
                  <w:marLeft w:val="0"/>
                  <w:marRight w:val="0"/>
                  <w:marTop w:val="0"/>
                  <w:marBottom w:val="0"/>
                  <w:divBdr>
                    <w:top w:val="single" w:sz="2" w:space="0" w:color="auto"/>
                    <w:left w:val="single" w:sz="2" w:space="0" w:color="auto"/>
                    <w:bottom w:val="single" w:sz="2" w:space="0" w:color="auto"/>
                    <w:right w:val="single" w:sz="2" w:space="0" w:color="auto"/>
                  </w:divBdr>
                  <w:divsChild>
                    <w:div w:id="609626416">
                      <w:marLeft w:val="0"/>
                      <w:marRight w:val="0"/>
                      <w:marTop w:val="0"/>
                      <w:marBottom w:val="0"/>
                      <w:divBdr>
                        <w:top w:val="single" w:sz="2" w:space="0" w:color="auto"/>
                        <w:left w:val="single" w:sz="2" w:space="0" w:color="auto"/>
                        <w:bottom w:val="single" w:sz="2" w:space="0" w:color="auto"/>
                        <w:right w:val="single" w:sz="2" w:space="0" w:color="auto"/>
                      </w:divBdr>
                    </w:div>
                  </w:divsChild>
                </w:div>
                <w:div w:id="1368946490">
                  <w:marLeft w:val="0"/>
                  <w:marRight w:val="0"/>
                  <w:marTop w:val="0"/>
                  <w:marBottom w:val="0"/>
                  <w:divBdr>
                    <w:top w:val="single" w:sz="2" w:space="0" w:color="auto"/>
                    <w:left w:val="single" w:sz="2" w:space="0" w:color="auto"/>
                    <w:bottom w:val="single" w:sz="2" w:space="0" w:color="auto"/>
                    <w:right w:val="single" w:sz="2" w:space="0" w:color="auto"/>
                  </w:divBdr>
                  <w:divsChild>
                    <w:div w:id="19156270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1769999">
              <w:marLeft w:val="0"/>
              <w:marRight w:val="0"/>
              <w:marTop w:val="0"/>
              <w:marBottom w:val="0"/>
              <w:divBdr>
                <w:top w:val="single" w:sz="2" w:space="0" w:color="auto"/>
                <w:left w:val="single" w:sz="2" w:space="0" w:color="auto"/>
                <w:bottom w:val="single" w:sz="2" w:space="0" w:color="auto"/>
                <w:right w:val="single" w:sz="2" w:space="0" w:color="auto"/>
              </w:divBdr>
              <w:divsChild>
                <w:div w:id="104159417">
                  <w:marLeft w:val="0"/>
                  <w:marRight w:val="0"/>
                  <w:marTop w:val="0"/>
                  <w:marBottom w:val="0"/>
                  <w:divBdr>
                    <w:top w:val="single" w:sz="2" w:space="0" w:color="auto"/>
                    <w:left w:val="single" w:sz="2" w:space="12" w:color="auto"/>
                    <w:bottom w:val="single" w:sz="2" w:space="0" w:color="auto"/>
                    <w:right w:val="single" w:sz="2" w:space="0" w:color="auto"/>
                  </w:divBdr>
                </w:div>
              </w:divsChild>
            </w:div>
          </w:divsChild>
        </w:div>
        <w:div w:id="1895309054">
          <w:marLeft w:val="0"/>
          <w:marRight w:val="0"/>
          <w:marTop w:val="0"/>
          <w:marBottom w:val="0"/>
          <w:divBdr>
            <w:top w:val="single" w:sz="2" w:space="0" w:color="auto"/>
            <w:left w:val="single" w:sz="2" w:space="0" w:color="auto"/>
            <w:bottom w:val="single" w:sz="2" w:space="0" w:color="auto"/>
            <w:right w:val="single" w:sz="2" w:space="0" w:color="auto"/>
          </w:divBdr>
          <w:divsChild>
            <w:div w:id="1583680997">
              <w:marLeft w:val="0"/>
              <w:marRight w:val="0"/>
              <w:marTop w:val="0"/>
              <w:marBottom w:val="0"/>
              <w:divBdr>
                <w:top w:val="single" w:sz="2" w:space="0" w:color="auto"/>
                <w:left w:val="single" w:sz="2" w:space="0" w:color="auto"/>
                <w:bottom w:val="single" w:sz="2" w:space="0" w:color="auto"/>
                <w:right w:val="single" w:sz="2" w:space="0" w:color="auto"/>
              </w:divBdr>
            </w:div>
            <w:div w:id="1883203601">
              <w:marLeft w:val="0"/>
              <w:marRight w:val="0"/>
              <w:marTop w:val="0"/>
              <w:marBottom w:val="1380"/>
              <w:divBdr>
                <w:top w:val="single" w:sz="2" w:space="0" w:color="auto"/>
                <w:left w:val="single" w:sz="2" w:space="0" w:color="auto"/>
                <w:bottom w:val="single" w:sz="2" w:space="0" w:color="auto"/>
                <w:right w:val="single" w:sz="2" w:space="0" w:color="auto"/>
              </w:divBdr>
              <w:divsChild>
                <w:div w:id="1925409152">
                  <w:marLeft w:val="0"/>
                  <w:marRight w:val="0"/>
                  <w:marTop w:val="0"/>
                  <w:marBottom w:val="0"/>
                  <w:divBdr>
                    <w:top w:val="single" w:sz="2" w:space="0" w:color="auto"/>
                    <w:left w:val="single" w:sz="2" w:space="0" w:color="auto"/>
                    <w:bottom w:val="single" w:sz="2" w:space="0" w:color="auto"/>
                    <w:right w:val="single" w:sz="2" w:space="0" w:color="auto"/>
                  </w:divBdr>
                  <w:divsChild>
                    <w:div w:id="1822773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25980396">
      <w:bodyDiv w:val="1"/>
      <w:marLeft w:val="0"/>
      <w:marRight w:val="0"/>
      <w:marTop w:val="0"/>
      <w:marBottom w:val="0"/>
      <w:divBdr>
        <w:top w:val="none" w:sz="0" w:space="0" w:color="auto"/>
        <w:left w:val="none" w:sz="0" w:space="0" w:color="auto"/>
        <w:bottom w:val="none" w:sz="0" w:space="0" w:color="auto"/>
        <w:right w:val="none" w:sz="0" w:space="0" w:color="auto"/>
      </w:divBdr>
    </w:div>
    <w:div w:id="333387227">
      <w:bodyDiv w:val="1"/>
      <w:marLeft w:val="0"/>
      <w:marRight w:val="0"/>
      <w:marTop w:val="0"/>
      <w:marBottom w:val="0"/>
      <w:divBdr>
        <w:top w:val="none" w:sz="0" w:space="0" w:color="auto"/>
        <w:left w:val="none" w:sz="0" w:space="0" w:color="auto"/>
        <w:bottom w:val="none" w:sz="0" w:space="0" w:color="auto"/>
        <w:right w:val="none" w:sz="0" w:space="0" w:color="auto"/>
      </w:divBdr>
    </w:div>
    <w:div w:id="460880547">
      <w:bodyDiv w:val="1"/>
      <w:marLeft w:val="0"/>
      <w:marRight w:val="0"/>
      <w:marTop w:val="0"/>
      <w:marBottom w:val="0"/>
      <w:divBdr>
        <w:top w:val="none" w:sz="0" w:space="0" w:color="auto"/>
        <w:left w:val="none" w:sz="0" w:space="0" w:color="auto"/>
        <w:bottom w:val="none" w:sz="0" w:space="0" w:color="auto"/>
        <w:right w:val="none" w:sz="0" w:space="0" w:color="auto"/>
      </w:divBdr>
    </w:div>
    <w:div w:id="567615443">
      <w:bodyDiv w:val="1"/>
      <w:marLeft w:val="0"/>
      <w:marRight w:val="0"/>
      <w:marTop w:val="0"/>
      <w:marBottom w:val="0"/>
      <w:divBdr>
        <w:top w:val="none" w:sz="0" w:space="0" w:color="auto"/>
        <w:left w:val="none" w:sz="0" w:space="0" w:color="auto"/>
        <w:bottom w:val="none" w:sz="0" w:space="0" w:color="auto"/>
        <w:right w:val="none" w:sz="0" w:space="0" w:color="auto"/>
      </w:divBdr>
    </w:div>
    <w:div w:id="788427479">
      <w:bodyDiv w:val="1"/>
      <w:marLeft w:val="0"/>
      <w:marRight w:val="0"/>
      <w:marTop w:val="0"/>
      <w:marBottom w:val="0"/>
      <w:divBdr>
        <w:top w:val="none" w:sz="0" w:space="0" w:color="auto"/>
        <w:left w:val="none" w:sz="0" w:space="0" w:color="auto"/>
        <w:bottom w:val="none" w:sz="0" w:space="0" w:color="auto"/>
        <w:right w:val="none" w:sz="0" w:space="0" w:color="auto"/>
      </w:divBdr>
    </w:div>
    <w:div w:id="825898270">
      <w:bodyDiv w:val="1"/>
      <w:marLeft w:val="0"/>
      <w:marRight w:val="0"/>
      <w:marTop w:val="0"/>
      <w:marBottom w:val="0"/>
      <w:divBdr>
        <w:top w:val="none" w:sz="0" w:space="0" w:color="auto"/>
        <w:left w:val="none" w:sz="0" w:space="0" w:color="auto"/>
        <w:bottom w:val="none" w:sz="0" w:space="0" w:color="auto"/>
        <w:right w:val="none" w:sz="0" w:space="0" w:color="auto"/>
      </w:divBdr>
    </w:div>
    <w:div w:id="935599327">
      <w:bodyDiv w:val="1"/>
      <w:marLeft w:val="0"/>
      <w:marRight w:val="0"/>
      <w:marTop w:val="0"/>
      <w:marBottom w:val="0"/>
      <w:divBdr>
        <w:top w:val="none" w:sz="0" w:space="0" w:color="auto"/>
        <w:left w:val="none" w:sz="0" w:space="0" w:color="auto"/>
        <w:bottom w:val="none" w:sz="0" w:space="0" w:color="auto"/>
        <w:right w:val="none" w:sz="0" w:space="0" w:color="auto"/>
      </w:divBdr>
      <w:divsChild>
        <w:div w:id="1769161135">
          <w:marLeft w:val="0"/>
          <w:marRight w:val="0"/>
          <w:marTop w:val="0"/>
          <w:marBottom w:val="360"/>
          <w:divBdr>
            <w:top w:val="single" w:sz="2" w:space="0" w:color="auto"/>
            <w:left w:val="single" w:sz="2" w:space="0" w:color="auto"/>
            <w:bottom w:val="single" w:sz="2" w:space="0" w:color="auto"/>
            <w:right w:val="single" w:sz="2" w:space="0" w:color="auto"/>
          </w:divBdr>
          <w:divsChild>
            <w:div w:id="1587418043">
              <w:marLeft w:val="0"/>
              <w:marRight w:val="0"/>
              <w:marTop w:val="0"/>
              <w:marBottom w:val="0"/>
              <w:divBdr>
                <w:top w:val="single" w:sz="2" w:space="0" w:color="auto"/>
                <w:left w:val="single" w:sz="2" w:space="0" w:color="auto"/>
                <w:bottom w:val="single" w:sz="2" w:space="0" w:color="auto"/>
                <w:right w:val="single" w:sz="2" w:space="0" w:color="auto"/>
              </w:divBdr>
              <w:divsChild>
                <w:div w:id="1664820269">
                  <w:marLeft w:val="0"/>
                  <w:marRight w:val="0"/>
                  <w:marTop w:val="0"/>
                  <w:marBottom w:val="0"/>
                  <w:divBdr>
                    <w:top w:val="single" w:sz="2" w:space="0" w:color="auto"/>
                    <w:left w:val="single" w:sz="2" w:space="0" w:color="auto"/>
                    <w:bottom w:val="single" w:sz="2" w:space="0" w:color="auto"/>
                    <w:right w:val="single" w:sz="2" w:space="0" w:color="auto"/>
                  </w:divBdr>
                  <w:divsChild>
                    <w:div w:id="1493138641">
                      <w:marLeft w:val="0"/>
                      <w:marRight w:val="0"/>
                      <w:marTop w:val="0"/>
                      <w:marBottom w:val="0"/>
                      <w:divBdr>
                        <w:top w:val="single" w:sz="2" w:space="0" w:color="auto"/>
                        <w:left w:val="single" w:sz="2" w:space="0" w:color="auto"/>
                        <w:bottom w:val="single" w:sz="2" w:space="0" w:color="auto"/>
                        <w:right w:val="single" w:sz="2" w:space="0" w:color="auto"/>
                      </w:divBdr>
                    </w:div>
                  </w:divsChild>
                </w:div>
                <w:div w:id="2130395466">
                  <w:marLeft w:val="0"/>
                  <w:marRight w:val="0"/>
                  <w:marTop w:val="0"/>
                  <w:marBottom w:val="0"/>
                  <w:divBdr>
                    <w:top w:val="single" w:sz="2" w:space="0" w:color="auto"/>
                    <w:left w:val="single" w:sz="2" w:space="0" w:color="auto"/>
                    <w:bottom w:val="single" w:sz="2" w:space="0" w:color="auto"/>
                    <w:right w:val="single" w:sz="2" w:space="0" w:color="auto"/>
                  </w:divBdr>
                  <w:divsChild>
                    <w:div w:id="10067915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581234">
              <w:marLeft w:val="0"/>
              <w:marRight w:val="0"/>
              <w:marTop w:val="0"/>
              <w:marBottom w:val="0"/>
              <w:divBdr>
                <w:top w:val="single" w:sz="2" w:space="0" w:color="auto"/>
                <w:left w:val="single" w:sz="2" w:space="0" w:color="auto"/>
                <w:bottom w:val="single" w:sz="2" w:space="0" w:color="auto"/>
                <w:right w:val="single" w:sz="2" w:space="0" w:color="auto"/>
              </w:divBdr>
              <w:divsChild>
                <w:div w:id="175384555">
                  <w:marLeft w:val="0"/>
                  <w:marRight w:val="0"/>
                  <w:marTop w:val="0"/>
                  <w:marBottom w:val="0"/>
                  <w:divBdr>
                    <w:top w:val="single" w:sz="2" w:space="0" w:color="auto"/>
                    <w:left w:val="single" w:sz="2" w:space="12" w:color="auto"/>
                    <w:bottom w:val="single" w:sz="2" w:space="0" w:color="auto"/>
                    <w:right w:val="single" w:sz="2" w:space="0" w:color="auto"/>
                  </w:divBdr>
                </w:div>
              </w:divsChild>
            </w:div>
          </w:divsChild>
        </w:div>
        <w:div w:id="2116628955">
          <w:marLeft w:val="0"/>
          <w:marRight w:val="0"/>
          <w:marTop w:val="0"/>
          <w:marBottom w:val="0"/>
          <w:divBdr>
            <w:top w:val="single" w:sz="2" w:space="0" w:color="auto"/>
            <w:left w:val="single" w:sz="2" w:space="0" w:color="auto"/>
            <w:bottom w:val="single" w:sz="2" w:space="0" w:color="auto"/>
            <w:right w:val="single" w:sz="2" w:space="0" w:color="auto"/>
          </w:divBdr>
          <w:divsChild>
            <w:div w:id="1755276348">
              <w:marLeft w:val="0"/>
              <w:marRight w:val="0"/>
              <w:marTop w:val="0"/>
              <w:marBottom w:val="0"/>
              <w:divBdr>
                <w:top w:val="single" w:sz="2" w:space="0" w:color="auto"/>
                <w:left w:val="single" w:sz="2" w:space="0" w:color="auto"/>
                <w:bottom w:val="single" w:sz="2" w:space="0" w:color="auto"/>
                <w:right w:val="single" w:sz="2" w:space="0" w:color="auto"/>
              </w:divBdr>
            </w:div>
            <w:div w:id="1287590680">
              <w:marLeft w:val="0"/>
              <w:marRight w:val="0"/>
              <w:marTop w:val="0"/>
              <w:marBottom w:val="1380"/>
              <w:divBdr>
                <w:top w:val="single" w:sz="2" w:space="0" w:color="auto"/>
                <w:left w:val="single" w:sz="2" w:space="0" w:color="auto"/>
                <w:bottom w:val="single" w:sz="2" w:space="0" w:color="auto"/>
                <w:right w:val="single" w:sz="2" w:space="0" w:color="auto"/>
              </w:divBdr>
              <w:divsChild>
                <w:div w:id="720786597">
                  <w:marLeft w:val="0"/>
                  <w:marRight w:val="0"/>
                  <w:marTop w:val="0"/>
                  <w:marBottom w:val="0"/>
                  <w:divBdr>
                    <w:top w:val="single" w:sz="2" w:space="0" w:color="auto"/>
                    <w:left w:val="single" w:sz="2" w:space="0" w:color="auto"/>
                    <w:bottom w:val="single" w:sz="2" w:space="0" w:color="auto"/>
                    <w:right w:val="single" w:sz="2" w:space="0" w:color="auto"/>
                  </w:divBdr>
                  <w:divsChild>
                    <w:div w:id="83388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52608474">
      <w:bodyDiv w:val="1"/>
      <w:marLeft w:val="0"/>
      <w:marRight w:val="0"/>
      <w:marTop w:val="0"/>
      <w:marBottom w:val="0"/>
      <w:divBdr>
        <w:top w:val="none" w:sz="0" w:space="0" w:color="auto"/>
        <w:left w:val="none" w:sz="0" w:space="0" w:color="auto"/>
        <w:bottom w:val="none" w:sz="0" w:space="0" w:color="auto"/>
        <w:right w:val="none" w:sz="0" w:space="0" w:color="auto"/>
      </w:divBdr>
    </w:div>
    <w:div w:id="1640988600">
      <w:bodyDiv w:val="1"/>
      <w:marLeft w:val="0"/>
      <w:marRight w:val="0"/>
      <w:marTop w:val="0"/>
      <w:marBottom w:val="0"/>
      <w:divBdr>
        <w:top w:val="none" w:sz="0" w:space="0" w:color="auto"/>
        <w:left w:val="none" w:sz="0" w:space="0" w:color="auto"/>
        <w:bottom w:val="none" w:sz="0" w:space="0" w:color="auto"/>
        <w:right w:val="none" w:sz="0" w:space="0" w:color="auto"/>
      </w:divBdr>
    </w:div>
    <w:div w:id="2064282814">
      <w:bodyDiv w:val="1"/>
      <w:marLeft w:val="0"/>
      <w:marRight w:val="0"/>
      <w:marTop w:val="0"/>
      <w:marBottom w:val="0"/>
      <w:divBdr>
        <w:top w:val="none" w:sz="0" w:space="0" w:color="auto"/>
        <w:left w:val="none" w:sz="0" w:space="0" w:color="auto"/>
        <w:bottom w:val="none" w:sz="0" w:space="0" w:color="auto"/>
        <w:right w:val="none" w:sz="0" w:space="0" w:color="auto"/>
      </w:divBdr>
    </w:div>
    <w:div w:id="208630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F87C70-1EAF-43F7-90FB-7C663866BEE4}">
  <we:reference id="0d6353ca-a200-41d1-903a-6af75a29609a" version="1.5.2.0" store="EXCatalog" storeType="EXCatalog"/>
  <we:alternateReferences>
    <we:reference id="WA200004774" version="1.5.2.0" store="en-US" storeType="OMEX"/>
  </we:alternateReferences>
  <we:properties>
    <we:property name="documentId" value="&quot;be490020-2d41-4c34-af65-9d1b977108d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D02AD8B1F158542BB68F6E777B88E6E" ma:contentTypeVersion="15" ma:contentTypeDescription="Create a new document." ma:contentTypeScope="" ma:versionID="c2fdb4189366321876bd685c8d91ae89">
  <xsd:schema xmlns:xsd="http://www.w3.org/2001/XMLSchema" xmlns:xs="http://www.w3.org/2001/XMLSchema" xmlns:p="http://schemas.microsoft.com/office/2006/metadata/properties" xmlns:ns3="cd436915-a700-45ab-a18a-d90e7638cec0" targetNamespace="http://schemas.microsoft.com/office/2006/metadata/properties" ma:root="true" ma:fieldsID="4a7cc703b746720424c01a59c8065ebd" ns3:_="">
    <xsd:import namespace="cd436915-a700-45ab-a18a-d90e7638cec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36915-a700-45ab-a18a-d90e7638ce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d436915-a700-45ab-a18a-d90e7638cec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AC4A5-F2EC-4136-A0A8-8AB3D79FDF30}">
  <ds:schemaRefs>
    <ds:schemaRef ds:uri="http://schemas.microsoft.com/sharepoint/v3/contenttype/forms"/>
  </ds:schemaRefs>
</ds:datastoreItem>
</file>

<file path=customXml/itemProps2.xml><?xml version="1.0" encoding="utf-8"?>
<ds:datastoreItem xmlns:ds="http://schemas.openxmlformats.org/officeDocument/2006/customXml" ds:itemID="{8423F04D-DCDF-451D-AC2B-5D9812099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36915-a700-45ab-a18a-d90e7638ce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CA666D-C653-4E98-A3F7-A5F6039235C0}">
  <ds:schemaRefs>
    <ds:schemaRef ds:uri="http://schemas.microsoft.com/office/2006/metadata/properties"/>
    <ds:schemaRef ds:uri="http://schemas.microsoft.com/office/infopath/2007/PartnerControls"/>
    <ds:schemaRef ds:uri="cd436915-a700-45ab-a18a-d90e7638cec0"/>
  </ds:schemaRefs>
</ds:datastoreItem>
</file>

<file path=customXml/itemProps4.xml><?xml version="1.0" encoding="utf-8"?>
<ds:datastoreItem xmlns:ds="http://schemas.openxmlformats.org/officeDocument/2006/customXml" ds:itemID="{DFA7F9FA-F8EB-4EBA-BA74-BD76BC0A2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60</Pages>
  <Words>23488</Words>
  <Characters>129189</Characters>
  <Application>Microsoft Office Word</Application>
  <DocSecurity>0</DocSecurity>
  <Lines>1076</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Golubitsky</dc:creator>
  <cp:keywords/>
  <dc:description/>
  <cp:lastModifiedBy>Gabriel Shapiro</cp:lastModifiedBy>
  <cp:revision>5</cp:revision>
  <dcterms:created xsi:type="dcterms:W3CDTF">2024-08-16T11:33:00Z</dcterms:created>
  <dcterms:modified xsi:type="dcterms:W3CDTF">2024-08-20T11:54:00Z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0x0101007D02AD8B1F158542BB68F6E777B88E6E</vt:lpwstr>
  </property>
</Properties>
</file>